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24" w:after="0" w:afterLines="0" w:afterAutospacing="0" w:line="214" w:lineRule="auto"/>
        <w:ind w:left="4778"/>
        <w:pPrChange w:id="1" w:author="果果兔出没" w:date="2024-11-12T15:10:27Z">
          <w:pPr>
            <w:pStyle w:val="2"/>
            <w:spacing w:before="24" w:after="0" w:afterLines="101" w:afterAutospacing="0" w:line="189" w:lineRule="auto"/>
            <w:ind w:left="4778"/>
          </w:pPr>
        </w:pPrChange>
      </w:pPr>
      <w:r>
        <w:rPr>
          <w:b/>
          <w:bCs/>
          <w:spacing w:val="-3"/>
        </w:rPr>
        <w:t>YANG Zhe</w:t>
      </w:r>
    </w:p>
    <w:p>
      <w:pPr>
        <w:pStyle w:val="2"/>
        <w:spacing w:before="0" w:beforeLines="44" w:beforeAutospacing="0" w:afterLines="20" w:line="214" w:lineRule="auto"/>
        <w:ind w:left="2759"/>
        <w:rPr>
          <w:rFonts w:ascii="Times New Roman Bold" w:hAnsi="Times New Roman Bold" w:cs="Times New Roman Bold"/>
          <w:b/>
          <w:bCs/>
          <w:rPrChange w:id="3" w:author="果果兔出没" w:date="2024-11-12T15:03:00Z">
            <w:rPr/>
          </w:rPrChange>
        </w:rPr>
        <w:pPrChange w:id="2" w:author="果果兔出没" w:date="2024-11-12T15:10:27Z">
          <w:pPr>
            <w:pStyle w:val="2"/>
            <w:spacing w:before="0" w:beforeLines="0" w:beforeAutospacing="0" w:line="212" w:lineRule="auto"/>
            <w:ind w:left="2759"/>
          </w:pPr>
        </w:pPrChange>
      </w:pPr>
      <w:r>
        <w:rPr>
          <w:b/>
          <w:bCs/>
          <w:spacing w:val="-4"/>
        </w:rPr>
        <w:t xml:space="preserve">TEL: </w:t>
      </w:r>
      <w:r>
        <w:rPr>
          <w:spacing w:val="-4"/>
        </w:rPr>
        <w:t xml:space="preserve">+8615095370598  </w:t>
      </w:r>
      <w:r>
        <w:rPr>
          <w:rFonts w:ascii="SimSun" w:hAnsi="SimSun" w:eastAsia="SimSun" w:cs="SimSun"/>
          <w:spacing w:val="-4"/>
        </w:rPr>
        <w:t xml:space="preserve">︱ </w:t>
      </w:r>
      <w:r>
        <w:rPr>
          <w:b/>
          <w:bCs/>
          <w:spacing w:val="-4"/>
        </w:rPr>
        <w:t xml:space="preserve">EMAIL: </w:t>
      </w:r>
      <w:ins w:id="4" w:author="果果兔出没" w:date="2024-11-11T14:37:34Z">
        <w:r>
          <w:rPr>
            <w:rFonts w:hint="eastAsia" w:eastAsia="SimSun"/>
            <w:b/>
            <w:bCs/>
            <w:color w:val="1331F5"/>
            <w:spacing w:val="-4"/>
            <w:lang w:val="en-US" w:eastAsia="zh-CN"/>
            <w:rPrChange w:id="5" w:author="果果兔出没" w:date="2024-11-12T14:47:49Z">
              <w:rPr>
                <w:rFonts w:hint="eastAsia" w:eastAsia="SimSun"/>
                <w:b/>
                <w:bCs/>
                <w:spacing w:val="-4"/>
                <w:lang w:val="en-US" w:eastAsia="zh-CN"/>
              </w:rPr>
            </w:rPrChange>
          </w:rPr>
          <w:t xml:space="preserve"> </w:t>
        </w:r>
      </w:ins>
      <w:del w:id="6" w:author="果果兔出没" w:date="2024-11-11T14:37:33Z">
        <w:r>
          <w:rPr>
            <w:rFonts w:ascii="Times New Roman Bold" w:hAnsi="Times New Roman Bold" w:cs="Times New Roman Bold"/>
            <w:b/>
            <w:bCs/>
            <w:color w:val="1331F5"/>
            <w:spacing w:val="-10"/>
            <w:u w:val="single" w:color="auto"/>
            <w:rPrChange w:id="7" w:author="果果兔出没" w:date="2024-11-12T15:03:00Z">
              <w:rPr>
                <w:b/>
                <w:bCs/>
                <w:color w:val="0563C1"/>
                <w:spacing w:val="-10"/>
                <w:u w:val="single" w:color="auto"/>
              </w:rPr>
            </w:rPrChange>
          </w:rPr>
          <w:delText xml:space="preserve"> </w:delText>
        </w:r>
      </w:del>
      <w:r>
        <w:rPr>
          <w:rFonts w:ascii="Times New Roman Bold" w:hAnsi="Times New Roman Bold" w:cs="Times New Roman Bold"/>
          <w:b/>
          <w:bCs/>
          <w:color w:val="1331F5"/>
          <w:spacing w:val="-4"/>
          <w:u w:val="single" w:color="auto"/>
          <w:rPrChange w:id="8" w:author="果果兔出没" w:date="2024-11-12T15:03:00Z">
            <w:rPr>
              <w:color w:val="0563C1"/>
              <w:spacing w:val="-4"/>
              <w:u w:val="single" w:color="auto"/>
            </w:rPr>
          </w:rPrChange>
        </w:rPr>
        <w:t>1155174022@link.cuhk.edu.hk</w:t>
      </w:r>
    </w:p>
    <w:p>
      <w:pPr>
        <w:pStyle w:val="2"/>
        <w:numPr>
          <w:ilvl w:val="0"/>
          <w:numId w:val="0"/>
        </w:numPr>
        <w:spacing w:before="0" w:beforeLines="0" w:afterLines="0" w:line="214" w:lineRule="auto"/>
        <w:ind w:left="3460" w:leftChars="1252" w:right="0" w:hanging="831" w:hangingChars="500"/>
        <w:rPr>
          <w:ins w:id="10" w:author="果果兔出没" w:date="2024-11-10T22:34:42Z"/>
        </w:rPr>
        <w:pPrChange w:id="9" w:author="果果兔出没" w:date="2024-11-12T15:10:27Z">
          <w:pPr>
            <w:pStyle w:val="2"/>
            <w:spacing w:before="104" w:line="316" w:lineRule="auto"/>
            <w:ind w:left="32" w:right="2605" w:firstLine="2571"/>
          </w:pPr>
        </w:pPrChange>
      </w:pPr>
      <w:r>
        <w:rPr>
          <w:rFonts w:hint="eastAsia" w:eastAsia="SimSun"/>
          <w:b/>
          <w:bCs/>
          <w:spacing w:val="-7"/>
          <w:lang w:val="en-US" w:eastAsia="zh-CN"/>
        </w:rPr>
        <w:t>D</w:t>
      </w:r>
      <w:r>
        <w:rPr>
          <w:rFonts w:hint="default" w:eastAsia="SimSun"/>
          <w:b/>
          <w:bCs/>
          <w:spacing w:val="-7"/>
          <w:lang w:val="en-US" w:eastAsia="zh-CN"/>
        </w:rPr>
        <w:t>.</w:t>
      </w:r>
      <w:del w:id="11" w:author="果果兔出没" w:date="2024-11-10T22:34:42Z">
        <w:r>
          <w:rPr>
            <w:b/>
            <w:bCs/>
            <w:spacing w:val="-7"/>
          </w:rPr>
          <w:delText>D.</w:delText>
        </w:r>
      </w:del>
      <w:del w:id="12" w:author="果果兔出没" w:date="2024-11-10T22:34:42Z">
        <w:r>
          <w:rPr>
            <w:b/>
            <w:bCs/>
            <w:spacing w:val="8"/>
          </w:rPr>
          <w:delText xml:space="preserve"> </w:delText>
        </w:r>
      </w:del>
      <w:r>
        <w:rPr>
          <w:b/>
          <w:bCs/>
          <w:spacing w:val="-7"/>
        </w:rPr>
        <w:t>O. B:</w:t>
      </w:r>
      <w:r>
        <w:rPr>
          <w:b/>
          <w:bCs/>
          <w:spacing w:val="20"/>
          <w:w w:val="102"/>
        </w:rPr>
        <w:t xml:space="preserve"> </w:t>
      </w:r>
      <w:r>
        <w:rPr>
          <w:spacing w:val="-7"/>
        </w:rPr>
        <w:t xml:space="preserve">16/06/2003  </w:t>
      </w:r>
      <w:r>
        <w:rPr>
          <w:rFonts w:ascii="SimSun" w:hAnsi="SimSun" w:eastAsia="SimSun" w:cs="SimSun"/>
          <w:spacing w:val="-7"/>
        </w:rPr>
        <w:t xml:space="preserve">︱ </w:t>
      </w:r>
      <w:r>
        <w:rPr>
          <w:b/>
          <w:bCs/>
          <w:spacing w:val="-7"/>
        </w:rPr>
        <w:t>NATIONALIT</w:t>
      </w:r>
      <w:r>
        <w:rPr>
          <w:b/>
          <w:bCs/>
          <w:spacing w:val="-8"/>
        </w:rPr>
        <w:t>Y:</w:t>
      </w:r>
      <w:r>
        <w:rPr>
          <w:b/>
          <w:bCs/>
          <w:spacing w:val="7"/>
        </w:rPr>
        <w:t xml:space="preserve"> </w:t>
      </w:r>
      <w:r>
        <w:rPr>
          <w:spacing w:val="-8"/>
        </w:rPr>
        <w:t xml:space="preserve">Chinese  </w:t>
      </w:r>
      <w:r>
        <w:rPr>
          <w:rFonts w:ascii="SimSun" w:hAnsi="SimSun" w:eastAsia="SimSun" w:cs="SimSun"/>
          <w:spacing w:val="-8"/>
        </w:rPr>
        <w:t xml:space="preserve">︱ </w:t>
      </w:r>
      <w:r>
        <w:rPr>
          <w:b/>
          <w:bCs/>
          <w:spacing w:val="-8"/>
        </w:rPr>
        <w:t xml:space="preserve">GENDER: </w:t>
      </w:r>
      <w:r>
        <w:rPr>
          <w:spacing w:val="-8"/>
        </w:rPr>
        <w:t>Female</w:t>
      </w:r>
      <w:r>
        <w:t xml:space="preserve"> </w:t>
      </w:r>
    </w:p>
    <w:p>
      <w:pPr>
        <w:pStyle w:val="2"/>
        <w:numPr>
          <w:ilvl w:val="-1"/>
          <w:numId w:val="0"/>
        </w:numPr>
        <w:spacing w:before="0" w:beforeLines="0" w:afterLines="51" w:line="214" w:lineRule="auto"/>
        <w:ind w:left="0" w:leftChars="0" w:right="118" w:firstLine="0" w:firstLineChars="0"/>
        <w:pPrChange w:id="13" w:author="果果兔出没" w:date="2024-11-12T15:10:27Z">
          <w:pPr>
            <w:pStyle w:val="2"/>
            <w:spacing w:before="104" w:line="316" w:lineRule="auto"/>
            <w:ind w:left="32" w:right="2605" w:firstLine="2571"/>
          </w:pPr>
        </w:pPrChange>
      </w:pPr>
      <w:ins w:id="14" w:author="果果兔出没" w:date="2024-11-12T14:43:08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146685</wp:posOffset>
                  </wp:positionV>
                  <wp:extent cx="6637655" cy="0"/>
                  <wp:effectExtent l="0" t="6350" r="0" b="6350"/>
                  <wp:wrapNone/>
                  <wp:docPr id="1" name="直接连接符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415290" y="1039495"/>
                            <a:ext cx="66376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.25pt;margin-top:11.55pt;height:0pt;width:522.65pt;z-index:251670528;mso-width-relative:page;mso-height-relative:page;" filled="f" stroked="t" coordsize="21600,21600" o:gfxdata="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BYAAABkcnMvUEsBAhQAFAAAAAgAh07iQActpEDWAAAACQEAAA8AAAAAAAAAAQAg&#10;AAAAOAAAAGRycy9kb3ducmV2LnhtbFBLAQIUABQAAAAIAIdO4kCnE5z1+gEAANUDAAAOAAAAAAAA&#10;AAEAIAAAADsBAABkcnMvZTJvRG9jLnhtbFBLBQYAAAAABgAGAFkBAACnBQAAAAA=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ins>
      <w:del w:id="16" w:author="果果兔出没" w:date="2024-11-12T14:07:36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290830</wp:posOffset>
                  </wp:positionV>
                  <wp:extent cx="6628130" cy="0"/>
                  <wp:effectExtent l="0" t="6350" r="0" b="6350"/>
                  <wp:wrapNone/>
                  <wp:docPr id="47" name="直接连接符 4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383540" y="1353820"/>
                            <a:ext cx="66281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3.75pt;margin-top:22.9pt;height:0pt;width:521.9pt;z-index:251662336;mso-width-relative:page;mso-height-relative:page;" filled="f" stroked="t" coordsize="21600,21600" o:gfxdata="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z1gBidcAAAAJAQAADwAAAAAAAAAB&#10;ACAAAAA4AAAAZHJzL2Rvd25yZXYueG1sUEsBAhQAFAAAAAgAh07iQFBuab37AQAA1wMAAA4AAAAA&#10;AAAAAQAgAAAAPAEAAGRycy9lMm9Eb2MueG1sUEsFBgAAAAAGAAYAWQEAAKkFAAAAAA==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del>
      <w:r>
        <w:rPr>
          <w:b/>
          <w:bCs/>
          <w:spacing w:val="-1"/>
        </w:rPr>
        <w:t>EDUCATION BACKGROUND</w:t>
      </w:r>
    </w:p>
    <w:p>
      <w:pPr>
        <w:pStyle w:val="2"/>
        <w:spacing w:before="0" w:beforeLines="0" w:afterLines="20" w:line="214" w:lineRule="auto"/>
        <w:ind w:left="0" w:leftChars="0"/>
        <w:pPrChange w:id="18" w:author="果果兔出没" w:date="2024-11-12T15:10:27Z">
          <w:pPr>
            <w:pStyle w:val="2"/>
            <w:spacing w:before="107" w:line="190" w:lineRule="auto"/>
            <w:ind w:left="43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2"/>
        </w:rPr>
        <w:t xml:space="preserve"> </w:t>
      </w:r>
      <w:r>
        <w:rPr>
          <w:rFonts w:hint="default"/>
          <w:b/>
          <w:bCs/>
          <w:color w:val="404040"/>
          <w:spacing w:val="12"/>
          <w:lang w:val="en-US"/>
        </w:rPr>
        <w:t xml:space="preserve"> </w:t>
      </w:r>
      <w:r>
        <w:rPr>
          <w:b/>
          <w:bCs/>
          <w:color w:val="404040"/>
        </w:rPr>
        <w:t xml:space="preserve">09/2021-05/2025   </w:t>
      </w:r>
      <w:del w:id="19" w:author="果果兔出没" w:date="2024-11-10T22:37:10Z">
        <w:r>
          <w:rPr>
            <w:b/>
            <w:bCs/>
            <w:color w:val="404040"/>
          </w:rPr>
          <w:delText xml:space="preserve"> </w:delText>
        </w:r>
      </w:del>
      <w:r>
        <w:rPr>
          <w:b/>
          <w:bCs/>
          <w:color w:val="404040"/>
        </w:rPr>
        <w:t>The Chinese Univer</w:t>
      </w:r>
      <w:r>
        <w:rPr>
          <w:b/>
          <w:bCs/>
          <w:color w:val="404040"/>
          <w:spacing w:val="-1"/>
        </w:rPr>
        <w:t>sity of</w:t>
      </w:r>
      <w:r>
        <w:rPr>
          <w:b/>
          <w:bCs/>
          <w:color w:val="404040"/>
          <w:spacing w:val="-12"/>
        </w:rPr>
        <w:t xml:space="preserve"> </w:t>
      </w:r>
      <w:r>
        <w:rPr>
          <w:b/>
          <w:bCs/>
          <w:color w:val="404040"/>
          <w:spacing w:val="-1"/>
        </w:rPr>
        <w:t>Hong Kong</w:t>
      </w:r>
      <w:r>
        <w:rPr>
          <w:b/>
          <w:bCs/>
          <w:color w:val="404040"/>
          <w:spacing w:val="14"/>
        </w:rPr>
        <w:t xml:space="preserve"> </w:t>
      </w:r>
      <w:r>
        <w:rPr>
          <w:b/>
          <w:bCs/>
          <w:color w:val="404040"/>
          <w:spacing w:val="-1"/>
        </w:rPr>
        <w:t xml:space="preserve">| </w:t>
      </w:r>
      <w:r>
        <w:rPr>
          <w:color w:val="404040"/>
          <w:spacing w:val="-1"/>
        </w:rPr>
        <w:t>Hong Kong SAR</w:t>
      </w:r>
    </w:p>
    <w:p>
      <w:pPr>
        <w:pStyle w:val="2"/>
        <w:spacing w:before="0" w:beforeLines="0" w:afterLines="21" w:line="214" w:lineRule="auto"/>
        <w:ind w:left="1890" w:leftChars="900"/>
        <w:outlineLvl w:val="0"/>
        <w:pPrChange w:id="20" w:author="果果兔出没" w:date="2024-11-12T15:10:27Z">
          <w:pPr>
            <w:pStyle w:val="2"/>
            <w:spacing w:before="154" w:line="186" w:lineRule="auto"/>
            <w:ind w:left="1734"/>
            <w:outlineLvl w:val="0"/>
          </w:pPr>
        </w:pPrChange>
      </w:pPr>
      <w:r>
        <w:rPr>
          <w:b/>
          <w:bCs/>
          <w:color w:val="404040"/>
        </w:rPr>
        <w:t xml:space="preserve">Major: B.Sc. in Computer Science, </w:t>
      </w:r>
      <w:r>
        <w:rPr>
          <w:b/>
          <w:bCs/>
          <w:i/>
          <w:iCs/>
          <w:color w:val="404040"/>
        </w:rPr>
        <w:t>expected</w:t>
      </w:r>
      <w:r>
        <w:rPr>
          <w:b/>
          <w:bCs/>
          <w:i/>
          <w:iCs/>
          <w:color w:val="404040"/>
          <w:spacing w:val="-7"/>
        </w:rPr>
        <w:t xml:space="preserve"> </w:t>
      </w:r>
      <w:r>
        <w:rPr>
          <w:b/>
          <w:bCs/>
          <w:i/>
          <w:iCs/>
          <w:color w:val="404040"/>
        </w:rPr>
        <w:t>in</w:t>
      </w:r>
      <w:r>
        <w:rPr>
          <w:b/>
          <w:bCs/>
          <w:i/>
          <w:iCs/>
          <w:color w:val="404040"/>
          <w:spacing w:val="-15"/>
        </w:rPr>
        <w:t xml:space="preserve"> </w:t>
      </w:r>
      <w:r>
        <w:rPr>
          <w:b/>
          <w:bCs/>
          <w:i/>
          <w:iCs/>
          <w:color w:val="404040"/>
        </w:rPr>
        <w:t xml:space="preserve">May </w:t>
      </w:r>
      <w:r>
        <w:rPr>
          <w:b/>
          <w:bCs/>
          <w:i/>
          <w:iCs/>
          <w:color w:val="404040"/>
          <w:spacing w:val="-1"/>
        </w:rPr>
        <w:t>2025</w:t>
      </w:r>
    </w:p>
    <w:p>
      <w:pPr>
        <w:pStyle w:val="2"/>
        <w:spacing w:before="0" w:beforeLines="0" w:afterLines="21" w:line="214" w:lineRule="auto"/>
        <w:ind w:left="1890" w:right="5528" w:firstLine="2"/>
        <w:rPr>
          <w:ins w:id="22" w:author="果果兔出没" w:date="2024-11-10T21:34:16Z"/>
          <w:b/>
          <w:bCs/>
          <w:color w:val="404040"/>
        </w:rPr>
        <w:pPrChange w:id="21" w:author="果果兔出没" w:date="2024-11-12T15:10:27Z">
          <w:pPr>
            <w:pStyle w:val="2"/>
            <w:spacing w:before="150" w:line="331" w:lineRule="auto"/>
            <w:ind w:left="1735" w:right="5528" w:firstLine="2"/>
          </w:pPr>
        </w:pPrChange>
      </w:pPr>
      <w:r>
        <w:rPr>
          <w:b/>
          <w:bCs/>
          <w:color w:val="404040"/>
        </w:rPr>
        <w:t>CGPA:</w:t>
      </w:r>
      <w:r>
        <w:rPr>
          <w:b/>
          <w:bCs/>
          <w:color w:val="404040"/>
          <w:spacing w:val="-8"/>
        </w:rPr>
        <w:t xml:space="preserve"> </w:t>
      </w:r>
      <w:r>
        <w:rPr>
          <w:b/>
          <w:bCs/>
          <w:color w:val="404040"/>
        </w:rPr>
        <w:t>3.815</w:t>
      </w:r>
      <w:ins w:id="23" w:author="果果兔出没" w:date="2024-11-10T21:34:20Z">
        <w:r>
          <w:rPr>
            <w:rFonts w:hint="eastAsia" w:eastAsia="SimSun"/>
            <w:b/>
            <w:bCs/>
            <w:color w:val="404040"/>
            <w:lang w:val="en-US" w:eastAsia="zh-CN"/>
          </w:rPr>
          <w:t xml:space="preserve"> </w:t>
        </w:r>
      </w:ins>
      <w:r>
        <w:rPr>
          <w:b/>
          <w:bCs/>
          <w:color w:val="404040"/>
        </w:rPr>
        <w:t>/</w:t>
      </w:r>
      <w:ins w:id="24" w:author="果果兔出没" w:date="2024-11-10T21:34:22Z">
        <w:r>
          <w:rPr>
            <w:rFonts w:hint="eastAsia" w:eastAsia="SimSun"/>
            <w:b/>
            <w:bCs/>
            <w:color w:val="404040"/>
            <w:lang w:val="en-US" w:eastAsia="zh-CN"/>
          </w:rPr>
          <w:t xml:space="preserve"> </w:t>
        </w:r>
      </w:ins>
      <w:r>
        <w:rPr>
          <w:b/>
          <w:bCs/>
          <w:color w:val="404040"/>
        </w:rPr>
        <w:t xml:space="preserve">4.0 </w:t>
      </w:r>
    </w:p>
    <w:p>
      <w:pPr>
        <w:pStyle w:val="2"/>
        <w:spacing w:before="0" w:beforeLines="0" w:afterLines="21" w:line="214" w:lineRule="auto"/>
        <w:ind w:left="1890" w:right="5528" w:firstLine="0"/>
        <w:rPr>
          <w:del w:id="26" w:author="果果兔出没" w:date="2024-11-10T21:08:51Z"/>
        </w:rPr>
        <w:pPrChange w:id="25" w:author="果果兔出没" w:date="2024-11-12T15:10:27Z">
          <w:pPr>
            <w:pStyle w:val="2"/>
            <w:spacing w:before="150" w:line="331" w:lineRule="auto"/>
            <w:ind w:left="1735" w:right="5528" w:firstLine="2"/>
          </w:pPr>
        </w:pPrChange>
      </w:pPr>
      <w:del w:id="27" w:author="果果兔出没" w:date="2024-11-10T21:34:16Z">
        <w:r>
          <w:rPr>
            <w:b/>
            <w:bCs/>
            <w:color w:val="404040"/>
          </w:rPr>
          <w:delText>(</w:delText>
        </w:r>
      </w:del>
      <w:r>
        <w:rPr>
          <w:b/>
          <w:bCs/>
          <w:color w:val="404040"/>
        </w:rPr>
        <w:t>Major GPA:</w:t>
      </w:r>
      <w:r>
        <w:rPr>
          <w:b/>
          <w:bCs/>
          <w:color w:val="404040"/>
          <w:spacing w:val="-1"/>
        </w:rPr>
        <w:t xml:space="preserve"> 3.916</w:t>
      </w:r>
      <w:ins w:id="28" w:author="果果兔出没" w:date="2024-11-10T21:34:24Z">
        <w:r>
          <w:rPr>
            <w:rFonts w:hint="eastAsia" w:eastAsia="SimSun"/>
            <w:b/>
            <w:bCs/>
            <w:color w:val="404040"/>
            <w:spacing w:val="-1"/>
            <w:lang w:val="en-US" w:eastAsia="zh-CN"/>
          </w:rPr>
          <w:t xml:space="preserve"> </w:t>
        </w:r>
      </w:ins>
      <w:r>
        <w:rPr>
          <w:b/>
          <w:bCs/>
          <w:color w:val="404040"/>
          <w:spacing w:val="-1"/>
        </w:rPr>
        <w:t>/</w:t>
      </w:r>
      <w:ins w:id="29" w:author="果果兔出没" w:date="2024-11-10T21:34:26Z">
        <w:r>
          <w:rPr>
            <w:rFonts w:hint="eastAsia" w:eastAsia="SimSun"/>
            <w:b/>
            <w:bCs/>
            <w:color w:val="404040"/>
            <w:spacing w:val="-1"/>
            <w:lang w:val="en-US" w:eastAsia="zh-CN"/>
          </w:rPr>
          <w:t xml:space="preserve"> </w:t>
        </w:r>
      </w:ins>
      <w:r>
        <w:rPr>
          <w:b/>
          <w:bCs/>
          <w:color w:val="404040"/>
          <w:spacing w:val="-1"/>
        </w:rPr>
        <w:t>4.0</w:t>
      </w:r>
      <w:del w:id="30" w:author="果果兔出没" w:date="2024-11-10T21:34:19Z">
        <w:r>
          <w:rPr>
            <w:b/>
            <w:bCs/>
            <w:color w:val="404040"/>
            <w:spacing w:val="-1"/>
          </w:rPr>
          <w:delText>)</w:delText>
        </w:r>
      </w:del>
      <w:del w:id="31" w:author="果果兔出没" w:date="2024-11-10T21:34:19Z">
        <w:r>
          <w:rPr>
            <w:b/>
            <w:bCs/>
            <w:color w:val="404040"/>
          </w:rPr>
          <w:delText xml:space="preserve"> </w:delText>
        </w:r>
      </w:del>
      <w:del w:id="32" w:author="果果兔出没" w:date="2024-11-10T21:08:51Z">
        <w:r>
          <w:rPr>
            <w:b/>
            <w:bCs/>
            <w:color w:val="404040"/>
            <w:spacing w:val="-1"/>
          </w:rPr>
          <w:delText>Projects:</w:delText>
        </w:r>
      </w:del>
    </w:p>
    <w:p>
      <w:pPr>
        <w:pStyle w:val="2"/>
        <w:spacing w:before="0" w:beforeLines="0" w:afterLines="21" w:line="214" w:lineRule="auto"/>
        <w:ind w:left="1890"/>
        <w:rPr>
          <w:del w:id="34" w:author="果果兔出没" w:date="2024-11-10T21:08:51Z"/>
        </w:rPr>
        <w:pPrChange w:id="33" w:author="果果兔出没" w:date="2024-11-12T15:10:27Z">
          <w:pPr>
            <w:pStyle w:val="2"/>
            <w:spacing w:before="19" w:line="222" w:lineRule="auto"/>
            <w:ind w:left="1601"/>
          </w:pPr>
        </w:pPrChange>
      </w:pPr>
      <w:del w:id="35" w:author="果果兔出没" w:date="2024-11-10T21:08:51Z">
        <w:r>
          <w:rPr>
            <w:rFonts w:ascii="DengXian" w:hAnsi="DengXian" w:eastAsia="DengXian" w:cs="DengXian"/>
            <w:spacing w:val="-3"/>
            <w:sz w:val="21"/>
            <w:szCs w:val="21"/>
          </w:rPr>
          <w:delText xml:space="preserve">• </w:delText>
        </w:r>
      </w:del>
      <w:del w:id="36" w:author="果果兔出没" w:date="2024-11-10T21:08:51Z">
        <w:r>
          <w:rPr>
            <w:b/>
            <w:bCs/>
            <w:color w:val="404040"/>
            <w:spacing w:val="-3"/>
          </w:rPr>
          <w:delText>C</w:delText>
        </w:r>
      </w:del>
      <w:del w:id="37" w:author="果果兔出没" w:date="2024-11-10T21:08:51Z">
        <w:r>
          <w:rPr>
            <w:b/>
            <w:bCs/>
            <w:color w:val="404040"/>
            <w:spacing w:val="14"/>
          </w:rPr>
          <w:delText xml:space="preserve"> </w:delText>
        </w:r>
      </w:del>
      <w:del w:id="38" w:author="果果兔出没" w:date="2024-11-10T21:08:51Z">
        <w:r>
          <w:rPr>
            <w:b/>
            <w:bCs/>
            <w:color w:val="404040"/>
            <w:spacing w:val="-3"/>
          </w:rPr>
          <w:delText>Language:</w:delText>
        </w:r>
      </w:del>
    </w:p>
    <w:p>
      <w:pPr>
        <w:pStyle w:val="2"/>
        <w:spacing w:before="0" w:beforeLines="0" w:afterLines="21" w:line="214" w:lineRule="auto"/>
        <w:ind w:left="1890"/>
        <w:rPr>
          <w:del w:id="40" w:author="果果兔出没" w:date="2024-11-10T21:08:51Z"/>
        </w:rPr>
        <w:pPrChange w:id="39" w:author="果果兔出没" w:date="2024-11-12T15:10:27Z">
          <w:pPr>
            <w:pStyle w:val="2"/>
            <w:spacing w:before="74" w:line="192" w:lineRule="auto"/>
            <w:ind w:left="1712"/>
          </w:pPr>
        </w:pPrChange>
      </w:pPr>
      <w:del w:id="41" w:author="果果兔出没" w:date="2024-11-10T21:08:51Z">
        <w:r>
          <w:rPr>
            <w:color w:val="404040"/>
            <w:spacing w:val="-1"/>
          </w:rPr>
          <w:delText>2048 Game: Utilized Pygame library for game develo</w:delText>
        </w:r>
      </w:del>
      <w:del w:id="42" w:author="果果兔出没" w:date="2024-11-10T21:08:51Z">
        <w:r>
          <w:rPr>
            <w:color w:val="404040"/>
            <w:spacing w:val="-2"/>
          </w:rPr>
          <w:delText>pment.</w:delText>
        </w:r>
      </w:del>
    </w:p>
    <w:p>
      <w:pPr>
        <w:pStyle w:val="2"/>
        <w:spacing w:before="0" w:beforeLines="0" w:afterLines="21" w:line="214" w:lineRule="auto"/>
        <w:ind w:left="1890" w:right="132"/>
        <w:rPr>
          <w:del w:id="44" w:author="果果兔出没" w:date="2024-11-10T21:08:51Z"/>
        </w:rPr>
        <w:pPrChange w:id="43" w:author="果果兔出没" w:date="2024-11-12T15:10:27Z">
          <w:pPr>
            <w:pStyle w:val="2"/>
            <w:spacing w:before="146" w:line="330" w:lineRule="auto"/>
            <w:ind w:left="1733" w:right="132"/>
          </w:pPr>
        </w:pPrChange>
      </w:pPr>
      <w:del w:id="45" w:author="果果兔出没" w:date="2024-11-10T21:08:51Z">
        <w:r>
          <w:rPr>
            <w:color w:val="404040"/>
            <w:spacing w:val="-1"/>
          </w:rPr>
          <w:delText>RV32I</w:delText>
        </w:r>
      </w:del>
      <w:del w:id="46" w:author="果果兔出没" w:date="2024-11-10T21:08:51Z">
        <w:r>
          <w:rPr>
            <w:color w:val="404040"/>
            <w:spacing w:val="-9"/>
          </w:rPr>
          <w:delText xml:space="preserve"> </w:delText>
        </w:r>
      </w:del>
      <w:del w:id="47" w:author="果果兔出没" w:date="2024-11-10T21:08:51Z">
        <w:r>
          <w:rPr>
            <w:color w:val="404040"/>
            <w:spacing w:val="-1"/>
          </w:rPr>
          <w:delText>Assembler and RISC-V LC Simulator: Simulated RISC-V LC</w:delText>
        </w:r>
      </w:del>
      <w:del w:id="48" w:author="果果兔出没" w:date="2024-11-10T21:08:51Z">
        <w:r>
          <w:rPr>
            <w:color w:val="404040"/>
            <w:spacing w:val="6"/>
          </w:rPr>
          <w:delText xml:space="preserve"> </w:delText>
        </w:r>
      </w:del>
      <w:del w:id="49" w:author="果果兔出没" w:date="2024-11-10T21:08:51Z">
        <w:r>
          <w:rPr>
            <w:color w:val="404040"/>
            <w:spacing w:val="-1"/>
          </w:rPr>
          <w:delText>and provided an</w:delText>
        </w:r>
      </w:del>
      <w:del w:id="50" w:author="果果兔出没" w:date="2024-11-10T21:08:51Z">
        <w:r>
          <w:rPr>
            <w:color w:val="404040"/>
            <w:spacing w:val="6"/>
          </w:rPr>
          <w:delText xml:space="preserve"> </w:delText>
        </w:r>
      </w:del>
      <w:del w:id="51" w:author="果果兔出没" w:date="2024-11-10T21:08:51Z">
        <w:r>
          <w:rPr>
            <w:color w:val="404040"/>
            <w:spacing w:val="-1"/>
          </w:rPr>
          <w:delText>assembler</w:delText>
        </w:r>
      </w:del>
      <w:del w:id="52" w:author="果果兔出没" w:date="2024-11-10T21:08:51Z">
        <w:r>
          <w:rPr>
            <w:color w:val="404040"/>
            <w:spacing w:val="6"/>
          </w:rPr>
          <w:delText xml:space="preserve"> </w:delText>
        </w:r>
      </w:del>
      <w:del w:id="53" w:author="果果兔出没" w:date="2024-11-10T21:08:51Z">
        <w:r>
          <w:rPr>
            <w:color w:val="404040"/>
            <w:spacing w:val="-1"/>
          </w:rPr>
          <w:delText xml:space="preserve">for </w:delText>
        </w:r>
      </w:del>
      <w:del w:id="54" w:author="果果兔出没" w:date="2024-11-10T21:08:51Z">
        <w:r>
          <w:rPr>
            <w:color w:val="404040"/>
            <w:spacing w:val="-2"/>
          </w:rPr>
          <w:delText>RV32Iinstructions.</w:delText>
        </w:r>
      </w:del>
      <w:del w:id="55" w:author="果果兔出没" w:date="2024-11-10T21:08:51Z">
        <w:r>
          <w:rPr>
            <w:color w:val="404040"/>
          </w:rPr>
          <w:delText xml:space="preserve"> </w:delText>
        </w:r>
      </w:del>
      <w:del w:id="56" w:author="果果兔出没" w:date="2024-11-10T21:08:51Z">
        <w:r>
          <w:rPr>
            <w:color w:val="404040"/>
            <w:spacing w:val="-1"/>
          </w:rPr>
          <w:delText>Multi-Level Feedback Queue Scheduler: Simulated an operating system's</w:delText>
        </w:r>
      </w:del>
      <w:del w:id="57" w:author="果果兔出没" w:date="2024-11-10T21:08:51Z">
        <w:r>
          <w:rPr>
            <w:color w:val="404040"/>
            <w:spacing w:val="9"/>
          </w:rPr>
          <w:delText xml:space="preserve"> </w:delText>
        </w:r>
      </w:del>
      <w:del w:id="58" w:author="果果兔出没" w:date="2024-11-10T21:08:51Z">
        <w:r>
          <w:rPr>
            <w:color w:val="404040"/>
            <w:spacing w:val="-1"/>
          </w:rPr>
          <w:delText>schedu</w:delText>
        </w:r>
      </w:del>
      <w:del w:id="59" w:author="果果兔出没" w:date="2024-11-10T21:08:51Z">
        <w:r>
          <w:rPr>
            <w:color w:val="404040"/>
            <w:spacing w:val="-2"/>
          </w:rPr>
          <w:delText>ling</w:delText>
        </w:r>
      </w:del>
      <w:del w:id="60" w:author="果果兔出没" w:date="2024-11-10T21:08:51Z">
        <w:r>
          <w:rPr>
            <w:color w:val="404040"/>
            <w:spacing w:val="1"/>
          </w:rPr>
          <w:delText xml:space="preserve"> </w:delText>
        </w:r>
      </w:del>
      <w:del w:id="61" w:author="果果兔出没" w:date="2024-11-10T21:08:51Z">
        <w:r>
          <w:rPr>
            <w:color w:val="404040"/>
            <w:spacing w:val="-2"/>
          </w:rPr>
          <w:delText>mechanism.</w:delText>
        </w:r>
      </w:del>
    </w:p>
    <w:p>
      <w:pPr>
        <w:pStyle w:val="2"/>
        <w:spacing w:before="0" w:beforeLines="0" w:afterLines="21" w:line="214" w:lineRule="auto"/>
        <w:ind w:left="1890" w:right="908" w:firstLine="0"/>
        <w:rPr>
          <w:del w:id="63" w:author="果果兔出没" w:date="2024-11-10T21:08:51Z"/>
        </w:rPr>
        <w:pPrChange w:id="62" w:author="果果兔出没" w:date="2024-11-12T15:10:27Z">
          <w:pPr>
            <w:pStyle w:val="2"/>
            <w:spacing w:before="56" w:line="354" w:lineRule="auto"/>
            <w:ind w:left="1596" w:right="908" w:firstLine="137"/>
          </w:pPr>
        </w:pPrChange>
      </w:pPr>
      <w:del w:id="64" w:author="果果兔出没" w:date="2024-11-10T21:08:51Z">
        <w:r>
          <w:rPr>
            <w:color w:val="404040"/>
            <w:spacing w:val="-1"/>
          </w:rPr>
          <w:delText>Paging Technique Simulator: Demonstrated the conversion of</w:delText>
        </w:r>
      </w:del>
      <w:del w:id="65" w:author="果果兔出没" w:date="2024-11-10T21:08:51Z">
        <w:r>
          <w:rPr>
            <w:color w:val="404040"/>
            <w:spacing w:val="-16"/>
          </w:rPr>
          <w:delText xml:space="preserve"> </w:delText>
        </w:r>
      </w:del>
      <w:del w:id="66" w:author="果果兔出没" w:date="2024-11-10T21:08:51Z">
        <w:r>
          <w:rPr>
            <w:color w:val="404040"/>
            <w:spacing w:val="-1"/>
          </w:rPr>
          <w:delText>a process's linear address to a physical a</w:delText>
        </w:r>
      </w:del>
      <w:del w:id="67" w:author="果果兔出没" w:date="2024-11-10T21:08:51Z">
        <w:r>
          <w:rPr>
            <w:color w:val="404040"/>
            <w:spacing w:val="-2"/>
          </w:rPr>
          <w:delText>ddress.</w:delText>
        </w:r>
      </w:del>
      <w:del w:id="68" w:author="果果兔出没" w:date="2024-11-10T21:08:51Z">
        <w:r>
          <w:rPr>
            <w:color w:val="404040"/>
          </w:rPr>
          <w:delText xml:space="preserve"> </w:delText>
        </w:r>
      </w:del>
      <w:del w:id="69" w:author="果果兔出没" w:date="2024-11-10T21:08:51Z">
        <w:r>
          <w:rPr>
            <w:color w:val="404040"/>
            <w:spacing w:val="-3"/>
          </w:rPr>
          <w:delText>•</w:delText>
        </w:r>
      </w:del>
      <w:del w:id="70" w:author="果果兔出没" w:date="2024-11-10T21:08:51Z">
        <w:r>
          <w:rPr>
            <w:color w:val="404040"/>
            <w:spacing w:val="39"/>
          </w:rPr>
          <w:delText xml:space="preserve"> </w:delText>
        </w:r>
      </w:del>
      <w:del w:id="71" w:author="果果兔出没" w:date="2024-11-10T21:08:51Z">
        <w:r>
          <w:rPr>
            <w:b/>
            <w:bCs/>
            <w:color w:val="404040"/>
            <w:spacing w:val="-3"/>
          </w:rPr>
          <w:delText>Java</w:delText>
        </w:r>
      </w:del>
      <w:del w:id="72" w:author="果果兔出没" w:date="2024-11-10T21:08:51Z">
        <w:r>
          <w:rPr>
            <w:color w:val="404040"/>
            <w:spacing w:val="-3"/>
          </w:rPr>
          <w:delText>:</w:delText>
        </w:r>
      </w:del>
    </w:p>
    <w:p>
      <w:pPr>
        <w:pStyle w:val="2"/>
        <w:spacing w:before="0" w:beforeLines="0" w:afterLines="21" w:line="214" w:lineRule="auto"/>
        <w:ind w:left="1890"/>
        <w:rPr>
          <w:del w:id="74" w:author="果果兔出没" w:date="2024-11-10T21:08:51Z"/>
        </w:rPr>
        <w:pPrChange w:id="73" w:author="果果兔出没" w:date="2024-11-12T15:10:27Z">
          <w:pPr>
            <w:pStyle w:val="2"/>
            <w:spacing w:before="13" w:line="192" w:lineRule="auto"/>
            <w:ind w:left="1714"/>
          </w:pPr>
        </w:pPrChange>
      </w:pPr>
      <w:del w:id="75" w:author="果果兔出没" w:date="2024-11-10T21:08:51Z">
        <w:r>
          <w:rPr>
            <w:color w:val="404040"/>
            <w:spacing w:val="-2"/>
          </w:rPr>
          <w:delText>Tic-Tac-Toe Game: Created with</w:delText>
        </w:r>
      </w:del>
      <w:del w:id="76" w:author="果果兔出没" w:date="2024-11-10T21:08:51Z">
        <w:r>
          <w:rPr>
            <w:color w:val="404040"/>
            <w:spacing w:val="4"/>
          </w:rPr>
          <w:delText xml:space="preserve"> </w:delText>
        </w:r>
      </w:del>
      <w:del w:id="77" w:author="果果兔出没" w:date="2024-11-10T21:08:51Z">
        <w:r>
          <w:rPr>
            <w:color w:val="404040"/>
            <w:spacing w:val="-2"/>
          </w:rPr>
          <w:delText>AWT for the graphical user interface.</w:delText>
        </w:r>
      </w:del>
    </w:p>
    <w:p>
      <w:pPr>
        <w:pStyle w:val="2"/>
        <w:spacing w:before="0" w:beforeLines="0" w:afterLines="21" w:line="214" w:lineRule="auto"/>
        <w:ind w:left="1890" w:right="345" w:firstLine="0"/>
        <w:rPr>
          <w:del w:id="79" w:author="果果兔出没" w:date="2024-11-10T21:08:51Z"/>
        </w:rPr>
        <w:pPrChange w:id="78" w:author="果果兔出没" w:date="2024-11-12T15:10:27Z">
          <w:pPr>
            <w:pStyle w:val="2"/>
            <w:spacing w:before="146" w:line="331" w:lineRule="auto"/>
            <w:ind w:left="1732" w:right="345" w:firstLine="4"/>
          </w:pPr>
        </w:pPrChange>
      </w:pPr>
      <w:del w:id="80" w:author="果果兔出没" w:date="2024-11-10T21:08:51Z">
        <w:r>
          <w:rPr>
            <w:color w:val="404040"/>
            <w:spacing w:val="-1"/>
          </w:rPr>
          <w:delText>Computer Sales System: A standalone application for managing computer sales, inc</w:delText>
        </w:r>
      </w:del>
      <w:del w:id="81" w:author="果果兔出没" w:date="2024-11-10T21:08:51Z">
        <w:r>
          <w:rPr>
            <w:color w:val="404040"/>
            <w:spacing w:val="-2"/>
          </w:rPr>
          <w:delText>orporating interactive queries</w:delText>
        </w:r>
      </w:del>
      <w:del w:id="82" w:author="果果兔出没" w:date="2024-11-10T21:08:51Z">
        <w:r>
          <w:rPr>
            <w:color w:val="404040"/>
            <w:spacing w:val="3"/>
          </w:rPr>
          <w:delText xml:space="preserve"> </w:delText>
        </w:r>
      </w:del>
      <w:del w:id="83" w:author="果果兔出没" w:date="2024-11-10T21:08:51Z">
        <w:r>
          <w:rPr>
            <w:color w:val="404040"/>
            <w:spacing w:val="-2"/>
          </w:rPr>
          <w:delText>and</w:delText>
        </w:r>
      </w:del>
      <w:del w:id="84" w:author="果果兔出没" w:date="2024-11-10T21:08:51Z">
        <w:r>
          <w:rPr>
            <w:color w:val="404040"/>
          </w:rPr>
          <w:delText xml:space="preserve"> </w:delText>
        </w:r>
      </w:del>
      <w:del w:id="85" w:author="果果兔出没" w:date="2024-11-10T21:08:51Z">
        <w:r>
          <w:rPr>
            <w:color w:val="404040"/>
            <w:spacing w:val="-1"/>
          </w:rPr>
          <w:delText>transaction recording.</w:delText>
        </w:r>
      </w:del>
    </w:p>
    <w:p>
      <w:pPr>
        <w:pStyle w:val="2"/>
        <w:spacing w:before="0" w:beforeLines="0" w:afterLines="21" w:line="214" w:lineRule="auto"/>
        <w:ind w:left="1890"/>
        <w:rPr>
          <w:del w:id="87" w:author="果果兔出没" w:date="2024-11-10T21:08:51Z"/>
        </w:rPr>
        <w:pPrChange w:id="86" w:author="果果兔出没" w:date="2024-11-12T15:10:27Z">
          <w:pPr>
            <w:pStyle w:val="2"/>
            <w:spacing w:before="54" w:line="192" w:lineRule="auto"/>
            <w:ind w:left="1737"/>
          </w:pPr>
        </w:pPrChange>
      </w:pPr>
      <w:del w:id="88" w:author="果果兔出没" w:date="2024-11-10T21:08:51Z">
        <w:r>
          <w:rPr>
            <w:color w:val="404040"/>
            <w:spacing w:val="-1"/>
          </w:rPr>
          <w:delText>Gobang Battle Platform: Developed using JavaFX, Socket, JDBC, and MySQL, featuring user registration, op</w:delText>
        </w:r>
      </w:del>
      <w:del w:id="89" w:author="果果兔出没" w:date="2024-11-10T21:08:51Z">
        <w:r>
          <w:rPr>
            <w:color w:val="404040"/>
            <w:spacing w:val="-2"/>
          </w:rPr>
          <w:delText>ponent</w:delText>
        </w:r>
      </w:del>
    </w:p>
    <w:p>
      <w:pPr>
        <w:pStyle w:val="2"/>
        <w:spacing w:before="0" w:beforeLines="0" w:afterLines="21" w:line="214" w:lineRule="auto"/>
        <w:ind w:left="1890" w:right="158" w:firstLine="0"/>
        <w:rPr>
          <w:del w:id="91" w:author="果果兔出没" w:date="2024-11-10T21:08:51Z"/>
        </w:rPr>
        <w:pPrChange w:id="90" w:author="果果兔出没" w:date="2024-11-12T15:10:27Z">
          <w:pPr>
            <w:pStyle w:val="2"/>
            <w:spacing w:before="146" w:line="330" w:lineRule="auto"/>
            <w:ind w:left="1736" w:right="158" w:firstLine="3"/>
          </w:pPr>
        </w:pPrChange>
      </w:pPr>
      <w:del w:id="92" w:author="果果兔出没" w:date="2024-11-10T21:08:51Z">
        <w:r>
          <w:rPr>
            <w:color w:val="404040"/>
            <w:spacing w:val="-1"/>
          </w:rPr>
          <w:delText>selection, move notifications, time tracking, game records, undo, chat, concede, new game, save/</w:delText>
        </w:r>
      </w:del>
      <w:del w:id="93" w:author="果果兔出没" w:date="2024-11-10T21:08:51Z">
        <w:r>
          <w:rPr>
            <w:color w:val="404040"/>
            <w:spacing w:val="-2"/>
          </w:rPr>
          <w:delText>load game,</w:delText>
        </w:r>
      </w:del>
      <w:del w:id="94" w:author="果果兔出没" w:date="2024-11-10T21:08:51Z">
        <w:r>
          <w:rPr>
            <w:color w:val="404040"/>
            <w:spacing w:val="7"/>
          </w:rPr>
          <w:delText xml:space="preserve"> </w:delText>
        </w:r>
      </w:del>
      <w:del w:id="95" w:author="果果兔出没" w:date="2024-11-10T21:08:51Z">
        <w:r>
          <w:rPr>
            <w:color w:val="404040"/>
            <w:spacing w:val="-2"/>
          </w:rPr>
          <w:delText>and</w:delText>
        </w:r>
      </w:del>
      <w:del w:id="96" w:author="果果兔出没" w:date="2024-11-10T21:08:51Z">
        <w:r>
          <w:rPr>
            <w:color w:val="404040"/>
            <w:spacing w:val="8"/>
          </w:rPr>
          <w:delText xml:space="preserve"> </w:delText>
        </w:r>
      </w:del>
      <w:del w:id="97" w:author="果果兔出没" w:date="2024-11-10T21:08:51Z">
        <w:r>
          <w:rPr>
            <w:color w:val="404040"/>
            <w:spacing w:val="-2"/>
          </w:rPr>
          <w:delText>a built-</w:delText>
        </w:r>
      </w:del>
      <w:del w:id="98" w:author="果果兔出没" w:date="2024-11-10T21:08:51Z">
        <w:r>
          <w:rPr>
            <w:color w:val="404040"/>
          </w:rPr>
          <w:delText xml:space="preserve"> </w:delText>
        </w:r>
      </w:del>
      <w:del w:id="99" w:author="果果兔出没" w:date="2024-11-10T21:08:51Z">
        <w:r>
          <w:rPr>
            <w:color w:val="404040"/>
            <w:spacing w:val="-1"/>
          </w:rPr>
          <w:delText>in</w:delText>
        </w:r>
      </w:del>
      <w:del w:id="100" w:author="果果兔出没" w:date="2024-11-10T21:08:51Z">
        <w:r>
          <w:rPr>
            <w:color w:val="404040"/>
            <w:spacing w:val="-8"/>
          </w:rPr>
          <w:delText xml:space="preserve"> </w:delText>
        </w:r>
      </w:del>
      <w:del w:id="101" w:author="果果兔出没" w:date="2024-11-10T21:08:51Z">
        <w:r>
          <w:rPr>
            <w:color w:val="404040"/>
            <w:spacing w:val="-1"/>
          </w:rPr>
          <w:delText>AI assistant based on a scoring system, playable both locally an</w:delText>
        </w:r>
      </w:del>
      <w:del w:id="102" w:author="果果兔出没" w:date="2024-11-10T21:08:51Z">
        <w:r>
          <w:rPr>
            <w:color w:val="404040"/>
            <w:spacing w:val="-2"/>
          </w:rPr>
          <w:delText>d online.</w:delText>
        </w:r>
      </w:del>
    </w:p>
    <w:p>
      <w:pPr>
        <w:pStyle w:val="2"/>
        <w:spacing w:before="0" w:beforeLines="0" w:afterLines="21" w:line="214" w:lineRule="auto"/>
        <w:ind w:left="1890"/>
        <w:rPr>
          <w:del w:id="104" w:author="果果兔出没" w:date="2024-11-10T21:08:51Z"/>
        </w:rPr>
        <w:pPrChange w:id="103" w:author="果果兔出没" w:date="2024-11-12T15:10:27Z">
          <w:pPr>
            <w:pStyle w:val="2"/>
            <w:spacing w:before="59" w:line="190" w:lineRule="auto"/>
            <w:ind w:left="1596"/>
          </w:pPr>
        </w:pPrChange>
      </w:pPr>
      <w:del w:id="105" w:author="果果兔出没" w:date="2024-11-10T21:08:51Z">
        <w:r>
          <w:rPr>
            <w:color w:val="404040"/>
            <w:spacing w:val="-3"/>
          </w:rPr>
          <w:delText>•</w:delText>
        </w:r>
      </w:del>
      <w:del w:id="106" w:author="果果兔出没" w:date="2024-11-10T21:08:51Z">
        <w:r>
          <w:rPr>
            <w:color w:val="404040"/>
            <w:spacing w:val="42"/>
            <w:w w:val="101"/>
          </w:rPr>
          <w:delText xml:space="preserve"> </w:delText>
        </w:r>
      </w:del>
      <w:del w:id="107" w:author="果果兔出没" w:date="2024-11-10T21:08:51Z">
        <w:r>
          <w:rPr>
            <w:b/>
            <w:bCs/>
            <w:color w:val="404040"/>
            <w:spacing w:val="-3"/>
          </w:rPr>
          <w:delText>Python</w:delText>
        </w:r>
      </w:del>
      <w:del w:id="108" w:author="果果兔出没" w:date="2024-11-10T21:08:51Z">
        <w:r>
          <w:rPr>
            <w:color w:val="404040"/>
            <w:spacing w:val="-3"/>
          </w:rPr>
          <w:delText>:</w:delText>
        </w:r>
      </w:del>
    </w:p>
    <w:p>
      <w:pPr>
        <w:pStyle w:val="2"/>
        <w:spacing w:before="0" w:beforeLines="0" w:afterLines="21" w:line="214" w:lineRule="auto"/>
        <w:ind w:left="1890" w:right="2645" w:firstLine="0"/>
        <w:rPr>
          <w:del w:id="110" w:author="果果兔出没" w:date="2024-11-10T21:08:51Z"/>
        </w:rPr>
        <w:pPrChange w:id="109" w:author="果果兔出没" w:date="2024-11-12T15:10:27Z">
          <w:pPr>
            <w:pStyle w:val="2"/>
            <w:spacing w:before="144" w:line="330" w:lineRule="auto"/>
            <w:ind w:left="1733" w:right="2645" w:firstLine="67"/>
          </w:pPr>
        </w:pPrChange>
      </w:pPr>
      <w:del w:id="111" w:author="果果兔出没" w:date="2024-11-10T21:08:51Z">
        <w:r>
          <w:rPr>
            <w:color w:val="404040"/>
            <w:spacing w:val="-1"/>
          </w:rPr>
          <w:delText>HDR Tone Mapping and Image</w:delText>
        </w:r>
      </w:del>
      <w:del w:id="112" w:author="果果兔出没" w:date="2024-11-10T21:08:51Z">
        <w:r>
          <w:rPr>
            <w:color w:val="404040"/>
            <w:spacing w:val="11"/>
          </w:rPr>
          <w:delText xml:space="preserve"> </w:delText>
        </w:r>
      </w:del>
      <w:del w:id="113" w:author="果果兔出没" w:date="2024-11-10T21:08:51Z">
        <w:r>
          <w:rPr>
            <w:color w:val="404040"/>
            <w:spacing w:val="-1"/>
          </w:rPr>
          <w:delText>Stitching:</w:delText>
        </w:r>
      </w:del>
      <w:del w:id="114" w:author="果果兔出没" w:date="2024-11-10T21:08:51Z">
        <w:r>
          <w:rPr>
            <w:color w:val="404040"/>
            <w:spacing w:val="-10"/>
          </w:rPr>
          <w:delText xml:space="preserve"> </w:delText>
        </w:r>
      </w:del>
      <w:del w:id="115" w:author="果果兔出没" w:date="2024-11-10T21:08:51Z">
        <w:r>
          <w:rPr>
            <w:color w:val="404040"/>
            <w:spacing w:val="-1"/>
          </w:rPr>
          <w:delText>Advanc</w:delText>
        </w:r>
      </w:del>
      <w:del w:id="116" w:author="果果兔出没" w:date="2024-11-10T21:08:51Z">
        <w:r>
          <w:rPr>
            <w:color w:val="404040"/>
            <w:spacing w:val="-2"/>
          </w:rPr>
          <w:delText>ed image processing techniques.</w:delText>
        </w:r>
      </w:del>
      <w:del w:id="117" w:author="果果兔出没" w:date="2024-11-10T21:08:51Z">
        <w:r>
          <w:rPr>
            <w:color w:val="404040"/>
          </w:rPr>
          <w:delText xml:space="preserve">   </w:delText>
        </w:r>
      </w:del>
      <w:del w:id="118" w:author="果果兔出没" w:date="2024-11-10T21:08:51Z">
        <w:r>
          <w:rPr>
            <w:color w:val="404040"/>
            <w:spacing w:val="-1"/>
          </w:rPr>
          <w:delText>Photomosaic Generator:</w:delText>
        </w:r>
      </w:del>
      <w:del w:id="119" w:author="果果兔出没" w:date="2024-11-10T21:08:51Z">
        <w:r>
          <w:rPr>
            <w:color w:val="404040"/>
            <w:spacing w:val="-10"/>
          </w:rPr>
          <w:delText xml:space="preserve"> </w:delText>
        </w:r>
      </w:del>
      <w:del w:id="120" w:author="果果兔出没" w:date="2024-11-10T21:08:51Z">
        <w:r>
          <w:rPr>
            <w:color w:val="404040"/>
            <w:spacing w:val="-1"/>
          </w:rPr>
          <w:delText>Assembled many small images to create a composite</w:delText>
        </w:r>
      </w:del>
      <w:del w:id="121" w:author="果果兔出没" w:date="2024-11-10T21:08:51Z">
        <w:r>
          <w:rPr>
            <w:color w:val="404040"/>
            <w:spacing w:val="-2"/>
          </w:rPr>
          <w:delText xml:space="preserve"> image.</w:delText>
        </w:r>
      </w:del>
    </w:p>
    <w:p>
      <w:pPr>
        <w:pStyle w:val="2"/>
        <w:spacing w:before="0" w:beforeLines="0" w:afterLines="21" w:line="214" w:lineRule="auto"/>
        <w:ind w:left="1890" w:right="1919"/>
        <w:pPrChange w:id="122" w:author="果果兔出没" w:date="2024-11-12T15:10:27Z">
          <w:pPr>
            <w:pStyle w:val="2"/>
            <w:spacing w:before="55" w:line="330" w:lineRule="auto"/>
            <w:ind w:left="1733" w:right="1919"/>
          </w:pPr>
        </w:pPrChange>
      </w:pPr>
      <w:del w:id="123" w:author="果果兔出没" w:date="2024-11-10T21:08:51Z">
        <w:r>
          <w:rPr>
            <w:color w:val="404040"/>
            <w:spacing w:val="-1"/>
          </w:rPr>
          <w:delText>Lempel-Ziv-Welch (LZW) Compression</w:delText>
        </w:r>
      </w:del>
      <w:del w:id="124" w:author="果果兔出没" w:date="2024-11-10T21:08:51Z">
        <w:r>
          <w:rPr>
            <w:color w:val="404040"/>
            <w:spacing w:val="-9"/>
          </w:rPr>
          <w:delText xml:space="preserve"> </w:delText>
        </w:r>
      </w:del>
      <w:del w:id="125" w:author="果果兔出没" w:date="2024-11-10T21:08:51Z">
        <w:r>
          <w:rPr>
            <w:color w:val="404040"/>
            <w:spacing w:val="-1"/>
          </w:rPr>
          <w:delText xml:space="preserve">Algorithm: Implemented data </w:delText>
        </w:r>
      </w:del>
      <w:del w:id="126" w:author="果果兔出没" w:date="2024-11-10T21:08:51Z">
        <w:r>
          <w:rPr>
            <w:color w:val="404040"/>
            <w:spacing w:val="-2"/>
          </w:rPr>
          <w:delText>compression technique.</w:delText>
        </w:r>
      </w:del>
      <w:del w:id="127" w:author="果果兔出没" w:date="2024-11-10T21:08:51Z">
        <w:r>
          <w:rPr>
            <w:color w:val="404040"/>
          </w:rPr>
          <w:delText xml:space="preserve"> </w:delText>
        </w:r>
      </w:del>
      <w:del w:id="128" w:author="果果兔出没" w:date="2024-11-10T21:08:51Z">
        <w:r>
          <w:rPr>
            <w:color w:val="404040"/>
            <w:spacing w:val="-1"/>
          </w:rPr>
          <w:delText>Peer-to-Peer Voice Chat System: Facilitated direct vo</w:delText>
        </w:r>
      </w:del>
      <w:del w:id="129" w:author="果果兔出没" w:date="2024-11-10T21:08:51Z">
        <w:r>
          <w:rPr>
            <w:color w:val="404040"/>
            <w:spacing w:val="-2"/>
          </w:rPr>
          <w:delText>ice communication between users.</w:delText>
        </w:r>
      </w:del>
    </w:p>
    <w:p>
      <w:pPr>
        <w:pStyle w:val="2"/>
        <w:spacing w:before="0" w:beforeLines="0" w:afterLines="21" w:line="214" w:lineRule="auto"/>
        <w:ind w:left="0" w:leftChars="0"/>
        <w:pPrChange w:id="130" w:author="果果兔出没" w:date="2024-11-12T15:10:27Z">
          <w:pPr>
            <w:pStyle w:val="2"/>
            <w:spacing w:before="57" w:line="192" w:lineRule="auto"/>
            <w:ind w:left="43"/>
          </w:pPr>
        </w:pPrChange>
      </w:pPr>
      <w:r>
        <w:rPr>
          <w:position w:val="1"/>
        </w:rPr>
        <w:drawing>
          <wp:inline distT="0" distB="0" distL="0" distR="0">
            <wp:extent cx="66040" cy="666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1"/>
          <w:w w:val="102"/>
        </w:rPr>
        <w:t xml:space="preserve"> </w:t>
      </w:r>
      <w:r>
        <w:rPr>
          <w:rFonts w:hint="default"/>
          <w:b/>
          <w:bCs/>
          <w:spacing w:val="11"/>
          <w:w w:val="102"/>
          <w:lang w:val="en-US"/>
        </w:rPr>
        <w:t xml:space="preserve"> </w:t>
      </w:r>
      <w:r>
        <w:rPr>
          <w:b/>
          <w:bCs/>
        </w:rPr>
        <w:t xml:space="preserve">07/2023        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eastAsia" w:eastAsia="SimSun"/>
          <w:b/>
          <w:bCs/>
          <w:lang w:val="en-US" w:eastAsia="zh-CN"/>
        </w:rPr>
        <w:t xml:space="preserve"> </w:t>
      </w:r>
      <w:r>
        <w:rPr>
          <w:b/>
          <w:bCs/>
          <w:color w:val="404040"/>
        </w:rPr>
        <w:t>Summer</w:t>
      </w:r>
      <w:r>
        <w:rPr>
          <w:b/>
          <w:bCs/>
          <w:color w:val="404040"/>
          <w:spacing w:val="6"/>
        </w:rPr>
        <w:t xml:space="preserve"> </w:t>
      </w:r>
      <w:r>
        <w:rPr>
          <w:b/>
          <w:bCs/>
          <w:color w:val="404040"/>
        </w:rPr>
        <w:t>Scho</w:t>
      </w:r>
      <w:r>
        <w:rPr>
          <w:b/>
          <w:bCs/>
          <w:color w:val="404040"/>
          <w:spacing w:val="-1"/>
        </w:rPr>
        <w:t>ol</w:t>
      </w:r>
      <w:r>
        <w:rPr>
          <w:b/>
          <w:bCs/>
          <w:color w:val="404040"/>
          <w:spacing w:val="7"/>
        </w:rPr>
        <w:t xml:space="preserve"> </w:t>
      </w:r>
      <w:r>
        <w:rPr>
          <w:b/>
          <w:bCs/>
          <w:color w:val="404040"/>
          <w:spacing w:val="-1"/>
        </w:rPr>
        <w:t>of</w:t>
      </w:r>
      <w:r>
        <w:rPr>
          <w:b/>
          <w:bCs/>
          <w:color w:val="404040"/>
          <w:spacing w:val="-8"/>
        </w:rPr>
        <w:t xml:space="preserve"> </w:t>
      </w:r>
      <w:r>
        <w:rPr>
          <w:b/>
          <w:bCs/>
          <w:color w:val="404040"/>
          <w:spacing w:val="-1"/>
        </w:rPr>
        <w:t>Peking</w:t>
      </w:r>
      <w:r>
        <w:rPr>
          <w:b/>
          <w:bCs/>
          <w:color w:val="404040"/>
          <w:spacing w:val="6"/>
        </w:rPr>
        <w:t xml:space="preserve"> </w:t>
      </w:r>
      <w:r>
        <w:rPr>
          <w:b/>
          <w:bCs/>
          <w:color w:val="404040"/>
          <w:spacing w:val="-1"/>
        </w:rPr>
        <w:t>University</w:t>
      </w:r>
      <w:r>
        <w:rPr>
          <w:b/>
          <w:bCs/>
          <w:color w:val="404040"/>
          <w:spacing w:val="16"/>
          <w:w w:val="101"/>
        </w:rPr>
        <w:t xml:space="preserve"> </w:t>
      </w:r>
      <w:r>
        <w:rPr>
          <w:b/>
          <w:bCs/>
          <w:color w:val="404040"/>
          <w:spacing w:val="-1"/>
        </w:rPr>
        <w:t xml:space="preserve">| </w:t>
      </w:r>
      <w:r>
        <w:rPr>
          <w:color w:val="404040"/>
          <w:spacing w:val="-1"/>
        </w:rPr>
        <w:t>Beijing</w:t>
      </w:r>
    </w:p>
    <w:p>
      <w:pPr>
        <w:pStyle w:val="2"/>
        <w:spacing w:before="0" w:beforeLines="0" w:afterLines="51" w:line="214" w:lineRule="auto"/>
        <w:ind w:left="1890" w:leftChars="900" w:firstLine="0" w:firstLineChars="0"/>
        <w:pPrChange w:id="131" w:author="果果兔出没" w:date="2024-11-12T15:10:27Z">
          <w:pPr>
            <w:pStyle w:val="2"/>
            <w:spacing w:before="153" w:line="187" w:lineRule="auto"/>
            <w:ind w:left="1737"/>
          </w:pPr>
        </w:pPrChange>
      </w:pPr>
      <w:r>
        <w:rPr>
          <w:b/>
          <w:bCs/>
          <w:color w:val="404040"/>
        </w:rPr>
        <w:t>Course: Economic Principal for Management</w:t>
      </w:r>
      <w:r>
        <w:rPr>
          <w:b/>
          <w:bCs/>
          <w:color w:val="404040"/>
          <w:spacing w:val="-1"/>
        </w:rPr>
        <w:t xml:space="preserve"> (Grade: 94)</w:t>
      </w:r>
    </w:p>
    <w:p>
      <w:pPr>
        <w:pStyle w:val="2"/>
        <w:spacing w:before="0" w:beforeLines="51" w:afterLines="51" w:line="214" w:lineRule="auto"/>
        <w:ind w:left="0"/>
        <w:rPr>
          <w:del w:id="133" w:author="果果兔出没" w:date="2024-11-10T21:17:11Z"/>
        </w:rPr>
        <w:pPrChange w:id="132" w:author="果果兔出没" w:date="2024-11-12T15:10:27Z">
          <w:pPr>
            <w:pStyle w:val="2"/>
            <w:spacing w:before="153" w:line="230" w:lineRule="auto"/>
            <w:ind w:left="32"/>
          </w:pPr>
        </w:pPrChange>
      </w:pPr>
      <w:ins w:id="134" w:author="果果兔出没" w:date="2024-11-12T14:43:56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154305</wp:posOffset>
                  </wp:positionV>
                  <wp:extent cx="6637655" cy="0"/>
                  <wp:effectExtent l="0" t="6350" r="0" b="6350"/>
                  <wp:wrapNone/>
                  <wp:docPr id="7" name="直接连接符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376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.45pt;margin-top:12.15pt;height:0pt;width:522.65pt;z-index:251671552;mso-width-relative:page;mso-height-relative:page;" filled="f" stroked="t" coordsize="21600,21600" o:gfxdata="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WAAAA&#10;ZHJzL1BLAQIUABQAAAAIAIdO4kCtH3NF1gAAAAkBAAAPAAAAAAAAAAEAIAAAADgAAABkcnMvZG93&#10;bnJldi54bWxQSwECFAAUAAAACACHTuJAUOkKzuwBAADKAwAADgAAAAAAAAABACAAAAA7AQAAZHJz&#10;L2Uyb0RvYy54bWxQSwUGAAAAAAYABgBZAQAAmQUAAAAA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ins>
      <w:r>
        <w:rPr>
          <w:b/>
          <w:bCs/>
          <w:spacing w:val="-1"/>
        </w:rPr>
        <w:t>RESEARCH EXPERIENCE</w:t>
      </w:r>
      <w:del w:id="136" w:author="果果兔出没" w:date="2024-11-10T21:36:47Z">
        <w:r>
          <w:rPr>
            <w:b/>
            <w:bCs/>
            <w:spacing w:val="-1"/>
          </w:rPr>
          <w:delText xml:space="preserve"> &amp;</w:delText>
        </w:r>
      </w:del>
      <w:del w:id="137" w:author="果果兔出没" w:date="2024-11-10T21:36:46Z">
        <w:r>
          <w:rPr>
            <w:b/>
            <w:bCs/>
            <w:spacing w:val="-1"/>
          </w:rPr>
          <w:delText xml:space="preserve"> PUBLICATION</w:delText>
        </w:r>
      </w:del>
    </w:p>
    <w:p>
      <w:pPr>
        <w:pStyle w:val="2"/>
        <w:spacing w:before="0" w:beforeLines="51" w:afterLines="51" w:line="214" w:lineRule="auto"/>
        <w:ind w:left="0"/>
        <w:pPrChange w:id="138" w:author="果果兔出没" w:date="2024-11-12T15:10:27Z">
          <w:pPr>
            <w:pStyle w:val="2"/>
            <w:spacing w:before="140" w:line="188" w:lineRule="auto"/>
            <w:ind w:left="33"/>
          </w:pPr>
        </w:pPrChange>
      </w:pPr>
      <w:del w:id="139" w:author="果果兔出没" w:date="2024-11-10T21:13:30Z">
        <w:r>
          <w:rPr/>
          <w:pict>
            <v:shape id="_x0000_s1027" o:spid="_x0000_s1027" style="position:absolute;left:0pt;margin-left:-0.8pt;margin-top:5.9pt;height:0.5pt;width:520.45pt;z-index:251659264;mso-width-relative:page;mso-height-relative:page;" fillcolor="#000000" filled="t" stroked="f" coordsize="10409,10" path="m0,9l10408,9,10408,0,0,0,0,9xe">
              <v:path/>
              <v:fill on="t" focussize="0,0"/>
              <v:stroke on="f"/>
              <v:imagedata o:title=""/>
              <o:lock v:ext="edit"/>
            </v:shape>
          </w:pict>
        </w:r>
      </w:del>
      <w:del w:id="141" w:author="果果兔出没" w:date="2024-11-10T21:17:10Z">
        <w:r>
          <w:rPr>
            <w:b/>
            <w:bCs/>
            <w:color w:val="404040"/>
            <w:spacing w:val="-5"/>
          </w:rPr>
          <w:delText>PUBLICA</w:delText>
        </w:r>
      </w:del>
      <w:del w:id="142" w:author="果果兔出没" w:date="2024-11-10T21:17:09Z">
        <w:r>
          <w:rPr>
            <w:b/>
            <w:bCs/>
            <w:color w:val="404040"/>
            <w:spacing w:val="-5"/>
          </w:rPr>
          <w:delText>TION</w:delText>
        </w:r>
      </w:del>
    </w:p>
    <w:p>
      <w:pPr>
        <w:pStyle w:val="2"/>
        <w:spacing w:before="0" w:beforeLines="0" w:line="214" w:lineRule="auto"/>
        <w:ind w:left="1739" w:right="3314" w:hanging="1696"/>
        <w:rPr>
          <w:del w:id="144" w:author="果果兔出没" w:date="2024-11-10T21:17:27Z"/>
        </w:rPr>
        <w:pPrChange w:id="143" w:author="果果兔出没" w:date="2024-11-12T15:10:27Z">
          <w:pPr>
            <w:pStyle w:val="2"/>
            <w:spacing w:before="150" w:line="326" w:lineRule="auto"/>
            <w:ind w:left="1739" w:right="3314" w:hanging="1696"/>
          </w:pPr>
        </w:pPrChange>
      </w:pPr>
      <w:del w:id="145" w:author="果果兔出没" w:date="2024-11-12T14:07:38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40640</wp:posOffset>
                  </wp:positionV>
                  <wp:extent cx="6628130" cy="0"/>
                  <wp:effectExtent l="0" t="6350" r="0" b="6350"/>
                  <wp:wrapNone/>
                  <wp:docPr id="48" name="直接连接符 4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281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2.65pt;margin-top:3.2pt;height:0pt;width:521.9pt;z-index:251663360;mso-width-relative:page;mso-height-relative:page;" filled="f" stroked="t" coordsize="21600,21600" o:gfxdata="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BYAAABk&#10;cnMvUEsBAhQAFAAAAAgAh07iQPupr7XUAAAABwEAAA8AAAAAAAAAAQAgAAAAOAAAAGRycy9kb3du&#10;cmV2LnhtbFBLAQIUABQAAAAIAIdO4kBNUAqM7QEAAMwDAAAOAAAAAAAAAAEAIAAAADkBAABkcnMv&#10;ZTJvRG9jLnhtbFBLBQYAAAAABgAGAFkBAACYBQAAAAA=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del>
      <w:del w:id="147" w:author="果果兔出没" w:date="2024-11-10T21:17:27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6" name="IM 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 6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49" w:author="果果兔出没" w:date="2024-11-10T21:17:27Z">
        <w:r>
          <w:rPr>
            <w:b/>
            <w:bCs/>
            <w:color w:val="404040"/>
            <w:spacing w:val="11"/>
            <w:w w:val="102"/>
          </w:rPr>
          <w:delText xml:space="preserve">   </w:delText>
        </w:r>
      </w:del>
      <w:del w:id="150" w:author="果果兔出没" w:date="2024-11-10T21:17:27Z">
        <w:r>
          <w:rPr>
            <w:b/>
            <w:bCs/>
            <w:color w:val="404040"/>
            <w:spacing w:val="-3"/>
          </w:rPr>
          <w:delText xml:space="preserve">02/2024-05/2024     Fatigue Driving Detection Technology based </w:delText>
        </w:r>
      </w:del>
      <w:del w:id="151" w:author="果果兔出没" w:date="2024-11-10T21:17:27Z">
        <w:r>
          <w:rPr>
            <w:b/>
            <w:bCs/>
            <w:color w:val="404040"/>
            <w:spacing w:val="-4"/>
          </w:rPr>
          <w:delText>onEEG Signal, First</w:delText>
        </w:r>
      </w:del>
      <w:del w:id="152" w:author="果果兔出没" w:date="2024-11-10T21:17:27Z">
        <w:r>
          <w:rPr>
            <w:b/>
            <w:bCs/>
            <w:color w:val="404040"/>
            <w:spacing w:val="-17"/>
          </w:rPr>
          <w:delText xml:space="preserve"> </w:delText>
        </w:r>
      </w:del>
      <w:del w:id="153" w:author="果果兔出没" w:date="2024-11-10T21:17:27Z">
        <w:r>
          <w:rPr>
            <w:b/>
            <w:bCs/>
            <w:color w:val="404040"/>
            <w:spacing w:val="-4"/>
          </w:rPr>
          <w:delText>Author</w:delText>
        </w:r>
      </w:del>
      <w:del w:id="154" w:author="果果兔出没" w:date="2024-11-10T21:17:27Z">
        <w:r>
          <w:rPr>
            <w:b/>
            <w:bCs/>
            <w:color w:val="404040"/>
          </w:rPr>
          <w:delText xml:space="preserve"> Supervisor: </w:delText>
        </w:r>
      </w:del>
      <w:del w:id="155" w:author="果果兔出没" w:date="2024-11-10T21:17:27Z">
        <w:r>
          <w:rPr>
            <w:color w:val="404040"/>
          </w:rPr>
          <w:delText>Prof. Dej</w:delText>
        </w:r>
      </w:del>
      <w:del w:id="156" w:author="果果兔出没" w:date="2024-11-10T21:17:27Z">
        <w:r>
          <w:rPr>
            <w:color w:val="404040"/>
            <w:spacing w:val="-1"/>
          </w:rPr>
          <w:delText>an Marković</w:delText>
        </w:r>
      </w:del>
    </w:p>
    <w:p>
      <w:pPr>
        <w:pStyle w:val="2"/>
        <w:spacing w:before="58" w:line="214" w:lineRule="auto"/>
        <w:ind w:left="1734" w:right="406" w:firstLine="1"/>
        <w:jc w:val="both"/>
        <w:rPr>
          <w:del w:id="158" w:author="果果兔出没" w:date="2024-11-10T21:17:27Z"/>
        </w:rPr>
        <w:pPrChange w:id="157" w:author="果果兔出没" w:date="2024-11-12T15:10:27Z">
          <w:pPr>
            <w:pStyle w:val="2"/>
            <w:spacing w:before="58" w:line="339" w:lineRule="auto"/>
            <w:ind w:left="1734" w:right="406" w:firstLine="1"/>
            <w:jc w:val="both"/>
          </w:pPr>
        </w:pPrChange>
      </w:pPr>
      <w:del w:id="159" w:author="果果兔出没" w:date="2024-11-10T21:17:27Z">
        <w:r>
          <w:rPr>
            <w:b/>
            <w:bCs/>
            <w:color w:val="404040"/>
          </w:rPr>
          <w:delText xml:space="preserve">Publication: </w:delText>
        </w:r>
      </w:del>
      <w:del w:id="160" w:author="果果兔出没" w:date="2024-11-10T21:17:27Z">
        <w:r>
          <w:rPr>
            <w:color w:val="404040"/>
          </w:rPr>
          <w:delText>Publish</w:delText>
        </w:r>
      </w:del>
      <w:del w:id="161" w:author="果果兔出没" w:date="2024-11-10T21:17:27Z">
        <w:r>
          <w:rPr>
            <w:color w:val="404040"/>
            <w:spacing w:val="-1"/>
          </w:rPr>
          <w:delText>ed in Transactions on Computer Science</w:delText>
        </w:r>
      </w:del>
      <w:del w:id="162" w:author="果果兔出没" w:date="2024-11-10T21:17:27Z">
        <w:r>
          <w:rPr>
            <w:color w:val="404040"/>
            <w:spacing w:val="6"/>
          </w:rPr>
          <w:delText xml:space="preserve"> </w:delText>
        </w:r>
      </w:del>
      <w:del w:id="163" w:author="果果兔出没" w:date="2024-11-10T21:17:27Z">
        <w:r>
          <w:rPr>
            <w:color w:val="404040"/>
            <w:spacing w:val="-1"/>
          </w:rPr>
          <w:delText>and</w:delText>
        </w:r>
      </w:del>
      <w:del w:id="164" w:author="果果兔出没" w:date="2024-11-10T21:17:27Z">
        <w:r>
          <w:rPr>
            <w:color w:val="404040"/>
            <w:spacing w:val="6"/>
          </w:rPr>
          <w:delText xml:space="preserve"> </w:delText>
        </w:r>
      </w:del>
      <w:del w:id="165" w:author="果果兔出没" w:date="2024-11-10T21:17:27Z">
        <w:r>
          <w:rPr>
            <w:color w:val="404040"/>
            <w:spacing w:val="-1"/>
          </w:rPr>
          <w:delText>Intelligent</w:delText>
        </w:r>
      </w:del>
      <w:del w:id="166" w:author="果果兔出没" w:date="2024-11-10T21:17:27Z">
        <w:r>
          <w:rPr>
            <w:color w:val="404040"/>
            <w:spacing w:val="12"/>
          </w:rPr>
          <w:delText xml:space="preserve"> </w:delText>
        </w:r>
      </w:del>
      <w:del w:id="167" w:author="果果兔出没" w:date="2024-11-10T21:17:27Z">
        <w:r>
          <w:rPr>
            <w:color w:val="404040"/>
            <w:spacing w:val="-1"/>
          </w:rPr>
          <w:delText>Systems</w:delText>
        </w:r>
      </w:del>
      <w:del w:id="168" w:author="果果兔出没" w:date="2024-11-10T21:17:27Z">
        <w:r>
          <w:rPr>
            <w:color w:val="404040"/>
            <w:spacing w:val="3"/>
          </w:rPr>
          <w:delText xml:space="preserve"> </w:delText>
        </w:r>
      </w:del>
      <w:del w:id="169" w:author="果果兔出没" w:date="2024-11-10T21:17:27Z">
        <w:r>
          <w:rPr>
            <w:color w:val="404040"/>
            <w:spacing w:val="-1"/>
          </w:rPr>
          <w:delText>Research</w:delText>
        </w:r>
      </w:del>
      <w:del w:id="170" w:author="果果兔出没" w:date="2024-11-10T21:17:27Z">
        <w:r>
          <w:rPr>
            <w:color w:val="404040"/>
            <w:spacing w:val="9"/>
          </w:rPr>
          <w:delText xml:space="preserve"> </w:delText>
        </w:r>
      </w:del>
      <w:del w:id="171" w:author="果果兔出没" w:date="2024-11-10T21:17:27Z">
        <w:r>
          <w:rPr>
            <w:color w:val="404040"/>
            <w:spacing w:val="-1"/>
          </w:rPr>
          <w:delText>(ISSN:</w:delText>
        </w:r>
      </w:del>
      <w:del w:id="172" w:author="果果兔出没" w:date="2024-11-10T21:17:27Z">
        <w:r>
          <w:rPr>
            <w:color w:val="404040"/>
            <w:spacing w:val="4"/>
          </w:rPr>
          <w:delText xml:space="preserve"> </w:delText>
        </w:r>
      </w:del>
      <w:del w:id="173" w:author="果果兔出没" w:date="2024-11-10T21:17:27Z">
        <w:r>
          <w:rPr>
            <w:color w:val="404040"/>
            <w:spacing w:val="-1"/>
          </w:rPr>
          <w:delText>2960-1800)</w:delText>
        </w:r>
      </w:del>
      <w:del w:id="174" w:author="果果兔出没" w:date="2024-11-10T21:17:27Z">
        <w:r>
          <w:rPr>
            <w:color w:val="404040"/>
          </w:rPr>
          <w:delText xml:space="preserve"> </w:delText>
        </w:r>
      </w:del>
      <w:del w:id="175" w:author="果果兔出没" w:date="2024-11-10T21:17:27Z">
        <w:r>
          <w:rPr>
            <w:b/>
            <w:bCs/>
            <w:color w:val="404040"/>
          </w:rPr>
          <w:delText xml:space="preserve">Research Topic: </w:delText>
        </w:r>
      </w:del>
      <w:del w:id="176" w:author="果果兔出没" w:date="2024-11-10T21:17:27Z">
        <w:r>
          <w:rPr>
            <w:color w:val="404040"/>
          </w:rPr>
          <w:delText>Reviewed recent advancements in classification algor</w:delText>
        </w:r>
      </w:del>
      <w:del w:id="177" w:author="果果兔出没" w:date="2024-11-10T21:17:27Z">
        <w:r>
          <w:rPr>
            <w:color w:val="404040"/>
            <w:spacing w:val="-1"/>
          </w:rPr>
          <w:delText>ithms</w:delText>
        </w:r>
      </w:del>
      <w:del w:id="178" w:author="果果兔出没" w:date="2024-11-10T21:17:27Z">
        <w:r>
          <w:rPr>
            <w:color w:val="404040"/>
            <w:spacing w:val="7"/>
          </w:rPr>
          <w:delText xml:space="preserve"> </w:delText>
        </w:r>
      </w:del>
      <w:del w:id="179" w:author="果果兔出没" w:date="2024-11-10T21:17:27Z">
        <w:r>
          <w:rPr>
            <w:color w:val="404040"/>
            <w:spacing w:val="-1"/>
          </w:rPr>
          <w:delText>for</w:delText>
        </w:r>
      </w:del>
      <w:del w:id="180" w:author="果果兔出没" w:date="2024-11-10T21:17:27Z">
        <w:r>
          <w:rPr>
            <w:color w:val="404040"/>
            <w:spacing w:val="3"/>
          </w:rPr>
          <w:delText xml:space="preserve"> </w:delText>
        </w:r>
      </w:del>
      <w:del w:id="181" w:author="果果兔出没" w:date="2024-11-10T21:17:27Z">
        <w:r>
          <w:rPr>
            <w:color w:val="404040"/>
            <w:spacing w:val="-1"/>
          </w:rPr>
          <w:delText>EEG-based</w:delText>
        </w:r>
      </w:del>
      <w:del w:id="182" w:author="果果兔出没" w:date="2024-11-10T21:17:27Z">
        <w:r>
          <w:rPr>
            <w:color w:val="404040"/>
            <w:spacing w:val="8"/>
          </w:rPr>
          <w:delText xml:space="preserve"> </w:delText>
        </w:r>
      </w:del>
      <w:del w:id="183" w:author="果果兔出没" w:date="2024-11-10T21:17:27Z">
        <w:r>
          <w:rPr>
            <w:color w:val="404040"/>
            <w:spacing w:val="-1"/>
          </w:rPr>
          <w:delText>fatigue</w:delText>
        </w:r>
      </w:del>
      <w:del w:id="184" w:author="果果兔出没" w:date="2024-11-10T21:17:27Z">
        <w:r>
          <w:rPr>
            <w:color w:val="404040"/>
            <w:spacing w:val="8"/>
          </w:rPr>
          <w:delText xml:space="preserve"> </w:delText>
        </w:r>
      </w:del>
      <w:del w:id="185" w:author="果果兔出没" w:date="2024-11-10T21:17:27Z">
        <w:r>
          <w:rPr>
            <w:color w:val="404040"/>
            <w:spacing w:val="-1"/>
          </w:rPr>
          <w:delText>detection</w:delText>
        </w:r>
      </w:del>
      <w:del w:id="186" w:author="果果兔出没" w:date="2024-11-10T21:17:27Z">
        <w:r>
          <w:rPr>
            <w:color w:val="404040"/>
            <w:spacing w:val="8"/>
          </w:rPr>
          <w:delText xml:space="preserve"> </w:delText>
        </w:r>
      </w:del>
      <w:del w:id="187" w:author="果果兔出没" w:date="2024-11-10T21:17:27Z">
        <w:r>
          <w:rPr>
            <w:color w:val="404040"/>
            <w:spacing w:val="-1"/>
          </w:rPr>
          <w:delText>and</w:delText>
        </w:r>
      </w:del>
      <w:del w:id="188" w:author="果果兔出没" w:date="2024-11-10T21:17:27Z">
        <w:r>
          <w:rPr>
            <w:color w:val="404040"/>
          </w:rPr>
          <w:delText xml:space="preserve">  studied</w:delText>
        </w:r>
      </w:del>
      <w:del w:id="189" w:author="果果兔出没" w:date="2024-11-10T21:17:27Z">
        <w:r>
          <w:rPr>
            <w:color w:val="404040"/>
            <w:spacing w:val="1"/>
          </w:rPr>
          <w:delText xml:space="preserve"> </w:delText>
        </w:r>
      </w:del>
      <w:del w:id="190" w:author="果果兔出没" w:date="2024-11-10T21:17:27Z">
        <w:r>
          <w:rPr>
            <w:color w:val="404040"/>
          </w:rPr>
          <w:delText>the</w:delText>
        </w:r>
      </w:del>
      <w:del w:id="191" w:author="果果兔出没" w:date="2024-11-10T21:17:27Z">
        <w:r>
          <w:rPr>
            <w:color w:val="404040"/>
            <w:spacing w:val="1"/>
          </w:rPr>
          <w:delText xml:space="preserve"> </w:delText>
        </w:r>
      </w:del>
      <w:del w:id="192" w:author="果果兔出没" w:date="2024-11-10T21:17:27Z">
        <w:r>
          <w:rPr>
            <w:color w:val="404040"/>
          </w:rPr>
          <w:delText>application</w:delText>
        </w:r>
      </w:del>
      <w:del w:id="193" w:author="果果兔出没" w:date="2024-11-10T21:17:27Z">
        <w:r>
          <w:rPr>
            <w:color w:val="404040"/>
            <w:spacing w:val="1"/>
          </w:rPr>
          <w:delText xml:space="preserve"> </w:delText>
        </w:r>
      </w:del>
      <w:del w:id="194" w:author="果果兔出没" w:date="2024-11-10T21:17:27Z">
        <w:r>
          <w:rPr>
            <w:color w:val="404040"/>
          </w:rPr>
          <w:delText>of</w:delText>
        </w:r>
      </w:del>
      <w:del w:id="195" w:author="果果兔出没" w:date="2024-11-10T21:17:27Z">
        <w:r>
          <w:rPr>
            <w:color w:val="404040"/>
            <w:spacing w:val="-14"/>
          </w:rPr>
          <w:delText xml:space="preserve"> </w:delText>
        </w:r>
      </w:del>
      <w:del w:id="196" w:author="果果兔出没" w:date="2024-11-10T21:17:27Z">
        <w:r>
          <w:rPr>
            <w:color w:val="404040"/>
          </w:rPr>
          <w:delText>EEG</w:delText>
        </w:r>
      </w:del>
      <w:del w:id="197" w:author="果果兔出没" w:date="2024-11-10T21:17:27Z">
        <w:r>
          <w:rPr>
            <w:color w:val="404040"/>
            <w:spacing w:val="1"/>
          </w:rPr>
          <w:delText xml:space="preserve"> </w:delText>
        </w:r>
      </w:del>
      <w:del w:id="198" w:author="果果兔出没" w:date="2024-11-10T21:17:27Z">
        <w:r>
          <w:rPr>
            <w:color w:val="404040"/>
          </w:rPr>
          <w:delText>technology</w:delText>
        </w:r>
      </w:del>
      <w:del w:id="199" w:author="果果兔出没" w:date="2024-11-10T21:17:27Z">
        <w:r>
          <w:rPr>
            <w:color w:val="404040"/>
            <w:spacing w:val="1"/>
          </w:rPr>
          <w:delText xml:space="preserve"> </w:delText>
        </w:r>
      </w:del>
      <w:del w:id="200" w:author="果果兔出没" w:date="2024-11-10T21:17:27Z">
        <w:r>
          <w:rPr>
            <w:color w:val="404040"/>
          </w:rPr>
          <w:delText>in</w:delText>
        </w:r>
      </w:del>
      <w:del w:id="201" w:author="果果兔出没" w:date="2024-11-10T21:17:27Z">
        <w:r>
          <w:rPr>
            <w:color w:val="404040"/>
            <w:spacing w:val="1"/>
          </w:rPr>
          <w:delText xml:space="preserve"> </w:delText>
        </w:r>
      </w:del>
      <w:del w:id="202" w:author="果果兔出没" w:date="2024-11-10T21:17:27Z">
        <w:r>
          <w:rPr>
            <w:color w:val="404040"/>
          </w:rPr>
          <w:delText>fatigue</w:delText>
        </w:r>
      </w:del>
      <w:del w:id="203" w:author="果果兔出没" w:date="2024-11-10T21:17:27Z">
        <w:r>
          <w:rPr>
            <w:color w:val="404040"/>
            <w:spacing w:val="1"/>
          </w:rPr>
          <w:delText xml:space="preserve"> </w:delText>
        </w:r>
      </w:del>
      <w:del w:id="204" w:author="果果兔出没" w:date="2024-11-10T21:17:27Z">
        <w:r>
          <w:rPr>
            <w:color w:val="404040"/>
          </w:rPr>
          <w:delText>detection</w:delText>
        </w:r>
      </w:del>
    </w:p>
    <w:p>
      <w:pPr>
        <w:pStyle w:val="2"/>
        <w:spacing w:before="64" w:line="214" w:lineRule="auto"/>
        <w:ind w:left="1734"/>
        <w:rPr>
          <w:del w:id="206" w:author="果果兔出没" w:date="2024-11-10T21:17:27Z"/>
        </w:rPr>
        <w:pPrChange w:id="205" w:author="果果兔出没" w:date="2024-11-12T15:10:27Z">
          <w:pPr>
            <w:pStyle w:val="2"/>
            <w:spacing w:before="64" w:line="186" w:lineRule="auto"/>
            <w:ind w:left="1734"/>
          </w:pPr>
        </w:pPrChange>
      </w:pPr>
      <w:del w:id="207" w:author="果果兔出没" w:date="2024-11-10T21:17:27Z">
        <w:r>
          <w:rPr>
            <w:b/>
            <w:bCs/>
            <w:color w:val="404040"/>
            <w:spacing w:val="-1"/>
          </w:rPr>
          <w:delText>Research Findings:</w:delText>
        </w:r>
      </w:del>
    </w:p>
    <w:p>
      <w:pPr>
        <w:pStyle w:val="2"/>
        <w:spacing w:before="142" w:line="214" w:lineRule="auto"/>
        <w:ind w:left="1733" w:right="658" w:hanging="137"/>
        <w:rPr>
          <w:del w:id="209" w:author="果果兔出没" w:date="2024-11-10T21:17:27Z"/>
        </w:rPr>
        <w:pPrChange w:id="208" w:author="果果兔出没" w:date="2024-11-12T15:10:27Z">
          <w:pPr>
            <w:pStyle w:val="2"/>
            <w:spacing w:before="142" w:line="277" w:lineRule="auto"/>
            <w:ind w:left="1733" w:right="658" w:hanging="137"/>
          </w:pPr>
        </w:pPrChange>
      </w:pPr>
      <w:del w:id="210" w:author="果果兔出没" w:date="2024-11-10T21:17:27Z">
        <w:r>
          <w:rPr/>
          <w:delText>•</w:delText>
        </w:r>
      </w:del>
      <w:del w:id="211" w:author="果果兔出没" w:date="2024-11-10T21:17:27Z">
        <w:r>
          <w:rPr>
            <w:spacing w:val="37"/>
          </w:rPr>
          <w:delText xml:space="preserve"> </w:delText>
        </w:r>
      </w:del>
      <w:del w:id="212" w:author="果果兔出没" w:date="2024-11-10T21:17:27Z">
        <w:r>
          <w:rPr/>
          <w:delText>Made the research to understand the application of</w:delText>
        </w:r>
      </w:del>
      <w:del w:id="213" w:author="果果兔出没" w:date="2024-11-10T21:17:27Z">
        <w:r>
          <w:rPr>
            <w:spacing w:val="-17"/>
          </w:rPr>
          <w:delText xml:space="preserve"> </w:delText>
        </w:r>
      </w:del>
      <w:del w:id="214" w:author="果果兔出没" w:date="2024-11-10T21:17:27Z">
        <w:r>
          <w:rPr/>
          <w:delText>EEG in fatigue detectio</w:delText>
        </w:r>
      </w:del>
      <w:del w:id="215" w:author="果果兔出没" w:date="2024-11-10T21:17:27Z">
        <w:r>
          <w:rPr>
            <w:spacing w:val="-1"/>
          </w:rPr>
          <w:delText>n</w:delText>
        </w:r>
      </w:del>
      <w:del w:id="216" w:author="果果兔出没" w:date="2024-11-10T21:17:27Z">
        <w:r>
          <w:rPr>
            <w:spacing w:val="10"/>
          </w:rPr>
          <w:delText xml:space="preserve"> </w:delText>
        </w:r>
      </w:del>
      <w:del w:id="217" w:author="果果兔出没" w:date="2024-11-10T21:17:27Z">
        <w:r>
          <w:rPr>
            <w:spacing w:val="-1"/>
          </w:rPr>
          <w:delText>on based</w:delText>
        </w:r>
      </w:del>
      <w:del w:id="218" w:author="果果兔出没" w:date="2024-11-10T21:17:27Z">
        <w:r>
          <w:rPr>
            <w:spacing w:val="5"/>
          </w:rPr>
          <w:delText xml:space="preserve"> </w:delText>
        </w:r>
      </w:del>
      <w:del w:id="219" w:author="果果兔出没" w:date="2024-11-10T21:17:27Z">
        <w:r>
          <w:rPr>
            <w:spacing w:val="-1"/>
          </w:rPr>
          <w:delText>on</w:delText>
        </w:r>
      </w:del>
      <w:del w:id="220" w:author="果果兔出没" w:date="2024-11-10T21:17:27Z">
        <w:r>
          <w:rPr>
            <w:spacing w:val="7"/>
          </w:rPr>
          <w:delText xml:space="preserve"> </w:delText>
        </w:r>
      </w:del>
      <w:del w:id="221" w:author="果果兔出没" w:date="2024-11-10T21:17:27Z">
        <w:r>
          <w:rPr>
            <w:spacing w:val="-1"/>
          </w:rPr>
          <w:delText>EEG</w:delText>
        </w:r>
      </w:del>
      <w:del w:id="222" w:author="果果兔出没" w:date="2024-11-10T21:17:27Z">
        <w:r>
          <w:rPr>
            <w:spacing w:val="5"/>
          </w:rPr>
          <w:delText xml:space="preserve"> </w:delText>
        </w:r>
      </w:del>
      <w:del w:id="223" w:author="果果兔出没" w:date="2024-11-10T21:17:27Z">
        <w:r>
          <w:rPr>
            <w:spacing w:val="-1"/>
          </w:rPr>
          <w:delText>fatigue</w:delText>
        </w:r>
      </w:del>
      <w:del w:id="224" w:author="果果兔出没" w:date="2024-11-10T21:17:27Z">
        <w:r>
          <w:rPr>
            <w:spacing w:val="5"/>
          </w:rPr>
          <w:delText xml:space="preserve"> </w:delText>
        </w:r>
      </w:del>
      <w:del w:id="225" w:author="果果兔出没" w:date="2024-11-10T21:17:27Z">
        <w:r>
          <w:rPr>
            <w:spacing w:val="-1"/>
          </w:rPr>
          <w:delText>detection</w:delText>
        </w:r>
      </w:del>
      <w:del w:id="226" w:author="果果兔出没" w:date="2024-11-10T21:17:27Z">
        <w:r>
          <w:rPr/>
          <w:delText xml:space="preserve"> classification algo</w:delText>
        </w:r>
      </w:del>
      <w:del w:id="227" w:author="果果兔出没" w:date="2024-11-10T21:17:27Z">
        <w:r>
          <w:rPr>
            <w:spacing w:val="-1"/>
          </w:rPr>
          <w:delText>rithm;</w:delText>
        </w:r>
      </w:del>
    </w:p>
    <w:p>
      <w:pPr>
        <w:pStyle w:val="2"/>
        <w:spacing w:before="146" w:line="214" w:lineRule="auto"/>
        <w:ind w:left="1596"/>
        <w:rPr>
          <w:del w:id="229" w:author="果果兔出没" w:date="2024-11-10T21:17:27Z"/>
        </w:rPr>
        <w:pPrChange w:id="228" w:author="果果兔出没" w:date="2024-11-12T15:10:27Z">
          <w:pPr>
            <w:pStyle w:val="2"/>
            <w:spacing w:before="146" w:line="192" w:lineRule="auto"/>
            <w:ind w:left="1596"/>
          </w:pPr>
        </w:pPrChange>
      </w:pPr>
      <w:del w:id="230" w:author="果果兔出没" w:date="2024-11-10T21:17:27Z">
        <w:r>
          <w:rPr/>
          <w:delText>•</w:delText>
        </w:r>
      </w:del>
      <w:del w:id="231" w:author="果果兔出没" w:date="2024-11-10T21:17:27Z">
        <w:r>
          <w:rPr>
            <w:spacing w:val="36"/>
            <w:w w:val="102"/>
          </w:rPr>
          <w:delText xml:space="preserve"> </w:delText>
        </w:r>
      </w:del>
      <w:del w:id="232" w:author="果果兔出没" w:date="2024-11-10T21:17:27Z">
        <w:r>
          <w:rPr/>
          <w:delText>Pointed out that technological innovation improves the accuracy and practicality of</w:delText>
        </w:r>
      </w:del>
      <w:del w:id="233" w:author="果果兔出没" w:date="2024-11-10T21:17:27Z">
        <w:r>
          <w:rPr>
            <w:spacing w:val="-11"/>
          </w:rPr>
          <w:delText xml:space="preserve"> </w:delText>
        </w:r>
      </w:del>
      <w:del w:id="234" w:author="果果兔出没" w:date="2024-11-10T21:17:27Z">
        <w:r>
          <w:rPr/>
          <w:delText>fatigue monitoring</w:delText>
        </w:r>
      </w:del>
      <w:del w:id="235" w:author="果果兔出没" w:date="2024-11-10T21:17:27Z">
        <w:r>
          <w:rPr>
            <w:spacing w:val="5"/>
          </w:rPr>
          <w:delText xml:space="preserve"> </w:delText>
        </w:r>
      </w:del>
      <w:del w:id="236" w:author="果果兔出没" w:date="2024-11-10T21:17:27Z">
        <w:r>
          <w:rPr/>
          <w:delText>and</w:delText>
        </w:r>
      </w:del>
      <w:del w:id="237" w:author="果果兔出没" w:date="2024-11-10T21:17:27Z">
        <w:r>
          <w:rPr>
            <w:spacing w:val="-1"/>
          </w:rPr>
          <w:delText xml:space="preserve"> promoted</w:delText>
        </w:r>
      </w:del>
    </w:p>
    <w:p>
      <w:pPr>
        <w:pStyle w:val="2"/>
        <w:spacing w:before="147" w:line="214" w:lineRule="auto"/>
        <w:ind w:left="1729" w:right="100"/>
        <w:rPr>
          <w:del w:id="239" w:author="果果兔出没" w:date="2024-11-10T21:17:27Z"/>
        </w:rPr>
        <w:pPrChange w:id="238" w:author="果果兔出没" w:date="2024-11-12T15:10:27Z">
          <w:pPr>
            <w:pStyle w:val="2"/>
            <w:spacing w:before="147" w:line="277" w:lineRule="auto"/>
            <w:ind w:left="1729" w:right="100"/>
          </w:pPr>
        </w:pPrChange>
      </w:pPr>
      <w:del w:id="240" w:author="果果兔出没" w:date="2024-11-10T21:17:27Z">
        <w:r>
          <w:rPr/>
          <w:delText>the</w:delText>
        </w:r>
      </w:del>
      <w:del w:id="241" w:author="果果兔出没" w:date="2024-11-10T21:17:27Z">
        <w:r>
          <w:rPr>
            <w:spacing w:val="2"/>
          </w:rPr>
          <w:delText xml:space="preserve"> </w:delText>
        </w:r>
      </w:del>
      <w:del w:id="242" w:author="果果兔出没" w:date="2024-11-10T21:17:27Z">
        <w:r>
          <w:rPr/>
          <w:delText>innovation</w:delText>
        </w:r>
      </w:del>
      <w:del w:id="243" w:author="果果兔出没" w:date="2024-11-10T21:17:27Z">
        <w:r>
          <w:rPr>
            <w:spacing w:val="2"/>
          </w:rPr>
          <w:delText xml:space="preserve"> </w:delText>
        </w:r>
      </w:del>
      <w:del w:id="244" w:author="果果兔出没" w:date="2024-11-10T21:17:27Z">
        <w:r>
          <w:rPr/>
          <w:delText>of</w:delText>
        </w:r>
      </w:del>
      <w:del w:id="245" w:author="果果兔出没" w:date="2024-11-10T21:17:27Z">
        <w:r>
          <w:rPr>
            <w:spacing w:val="-13"/>
          </w:rPr>
          <w:delText xml:space="preserve"> </w:delText>
        </w:r>
      </w:del>
      <w:del w:id="246" w:author="果果兔出没" w:date="2024-11-10T21:17:27Z">
        <w:r>
          <w:rPr/>
          <w:delText>the</w:delText>
        </w:r>
      </w:del>
      <w:del w:id="247" w:author="果果兔出没" w:date="2024-11-10T21:17:27Z">
        <w:r>
          <w:rPr>
            <w:spacing w:val="2"/>
          </w:rPr>
          <w:delText xml:space="preserve"> </w:delText>
        </w:r>
      </w:del>
      <w:del w:id="248" w:author="果果兔出没" w:date="2024-11-10T21:17:27Z">
        <w:r>
          <w:rPr/>
          <w:delText>human</w:delText>
        </w:r>
      </w:del>
      <w:del w:id="249" w:author="果果兔出没" w:date="2024-11-10T21:17:27Z">
        <w:r>
          <w:rPr>
            <w:spacing w:val="2"/>
          </w:rPr>
          <w:delText>-</w:delText>
        </w:r>
      </w:del>
      <w:del w:id="250" w:author="果果兔出没" w:date="2024-11-10T21:17:27Z">
        <w:r>
          <w:rPr/>
          <w:delText>computer</w:delText>
        </w:r>
      </w:del>
      <w:del w:id="251" w:author="果果兔出没" w:date="2024-11-10T21:17:27Z">
        <w:r>
          <w:rPr>
            <w:spacing w:val="2"/>
          </w:rPr>
          <w:delText xml:space="preserve"> </w:delText>
        </w:r>
      </w:del>
      <w:del w:id="252" w:author="果果兔出没" w:date="2024-11-10T21:17:27Z">
        <w:r>
          <w:rPr/>
          <w:delText>interaction</w:delText>
        </w:r>
      </w:del>
      <w:del w:id="253" w:author="果果兔出没" w:date="2024-11-10T21:17:27Z">
        <w:r>
          <w:rPr>
            <w:spacing w:val="2"/>
          </w:rPr>
          <w:delText xml:space="preserve"> </w:delText>
        </w:r>
      </w:del>
      <w:del w:id="254" w:author="果果兔出没" w:date="2024-11-10T21:17:27Z">
        <w:r>
          <w:rPr/>
          <w:delText>interface</w:delText>
        </w:r>
      </w:del>
      <w:del w:id="255" w:author="果果兔出没" w:date="2024-11-10T21:17:27Z">
        <w:r>
          <w:rPr>
            <w:spacing w:val="2"/>
          </w:rPr>
          <w:delText xml:space="preserve">, </w:delText>
        </w:r>
      </w:del>
      <w:del w:id="256" w:author="果果兔出没" w:date="2024-11-10T21:17:27Z">
        <w:r>
          <w:rPr/>
          <w:delText>especially</w:delText>
        </w:r>
      </w:del>
      <w:del w:id="257" w:author="果果兔出没" w:date="2024-11-10T21:17:27Z">
        <w:r>
          <w:rPr>
            <w:spacing w:val="2"/>
          </w:rPr>
          <w:delText xml:space="preserve"> </w:delText>
        </w:r>
      </w:del>
      <w:del w:id="258" w:author="果果兔出没" w:date="2024-11-10T21:17:27Z">
        <w:r>
          <w:rPr/>
          <w:delText>in</w:delText>
        </w:r>
      </w:del>
      <w:del w:id="259" w:author="果果兔出没" w:date="2024-11-10T21:17:27Z">
        <w:r>
          <w:rPr>
            <w:spacing w:val="2"/>
          </w:rPr>
          <w:delText xml:space="preserve"> </w:delText>
        </w:r>
      </w:del>
      <w:del w:id="260" w:author="果果兔出没" w:date="2024-11-10T21:17:27Z">
        <w:r>
          <w:rPr/>
          <w:delText>optimization</w:delText>
        </w:r>
      </w:del>
      <w:del w:id="261" w:author="果果兔出没" w:date="2024-11-10T21:17:27Z">
        <w:r>
          <w:rPr>
            <w:spacing w:val="7"/>
          </w:rPr>
          <w:delText xml:space="preserve"> </w:delText>
        </w:r>
      </w:del>
      <w:del w:id="262" w:author="果果兔出没" w:date="2024-11-10T21:17:27Z">
        <w:r>
          <w:rPr/>
          <w:delText>of</w:delText>
        </w:r>
      </w:del>
      <w:del w:id="263" w:author="果果兔出没" w:date="2024-11-10T21:17:27Z">
        <w:r>
          <w:rPr>
            <w:spacing w:val="-10"/>
          </w:rPr>
          <w:delText xml:space="preserve"> </w:delText>
        </w:r>
      </w:del>
      <w:del w:id="264" w:author="果果兔出没" w:date="2024-11-10T21:17:27Z">
        <w:r>
          <w:rPr/>
          <w:delText>algorithms</w:delText>
        </w:r>
      </w:del>
      <w:del w:id="265" w:author="果果兔出没" w:date="2024-11-10T21:17:27Z">
        <w:r>
          <w:rPr>
            <w:spacing w:val="2"/>
          </w:rPr>
          <w:delText xml:space="preserve">, </w:delText>
        </w:r>
      </w:del>
      <w:del w:id="266" w:author="果果兔出没" w:date="2024-11-10T21:17:27Z">
        <w:r>
          <w:rPr/>
          <w:delText>expansion</w:delText>
        </w:r>
      </w:del>
      <w:del w:id="267" w:author="果果兔出没" w:date="2024-11-10T21:17:27Z">
        <w:r>
          <w:rPr>
            <w:spacing w:val="6"/>
          </w:rPr>
          <w:delText xml:space="preserve"> </w:delText>
        </w:r>
      </w:del>
      <w:del w:id="268" w:author="果果兔出没" w:date="2024-11-10T21:17:27Z">
        <w:r>
          <w:rPr/>
          <w:delText>of</w:delText>
        </w:r>
      </w:del>
      <w:del w:id="269" w:author="果果兔出没" w:date="2024-11-10T21:17:27Z">
        <w:r>
          <w:rPr>
            <w:spacing w:val="-15"/>
          </w:rPr>
          <w:delText xml:space="preserve"> </w:delText>
        </w:r>
      </w:del>
      <w:del w:id="270" w:author="果果兔出没" w:date="2024-11-10T21:17:27Z">
        <w:r>
          <w:rPr/>
          <w:delText>data resources</w:delText>
        </w:r>
      </w:del>
      <w:del w:id="271" w:author="果果兔出没" w:date="2024-11-10T21:17:27Z">
        <w:r>
          <w:rPr>
            <w:spacing w:val="1"/>
          </w:rPr>
          <w:delText xml:space="preserve">, </w:delText>
        </w:r>
      </w:del>
      <w:del w:id="272" w:author="果果兔出没" w:date="2024-11-10T21:17:27Z">
        <w:r>
          <w:rPr/>
          <w:delText>and</w:delText>
        </w:r>
      </w:del>
      <w:del w:id="273" w:author="果果兔出没" w:date="2024-11-10T21:17:27Z">
        <w:r>
          <w:rPr>
            <w:spacing w:val="1"/>
          </w:rPr>
          <w:delText xml:space="preserve"> </w:delText>
        </w:r>
      </w:del>
      <w:del w:id="274" w:author="果果兔出没" w:date="2024-11-10T21:17:27Z">
        <w:r>
          <w:rPr/>
          <w:delText>diversification</w:delText>
        </w:r>
      </w:del>
      <w:del w:id="275" w:author="果果兔出没" w:date="2024-11-10T21:17:27Z">
        <w:r>
          <w:rPr>
            <w:spacing w:val="1"/>
          </w:rPr>
          <w:delText xml:space="preserve"> </w:delText>
        </w:r>
      </w:del>
      <w:del w:id="276" w:author="果果兔出没" w:date="2024-11-10T21:17:27Z">
        <w:r>
          <w:rPr/>
          <w:delText>of</w:delText>
        </w:r>
      </w:del>
      <w:del w:id="277" w:author="果果兔出没" w:date="2024-11-10T21:17:27Z">
        <w:r>
          <w:rPr>
            <w:spacing w:val="-10"/>
          </w:rPr>
          <w:delText xml:space="preserve"> </w:delText>
        </w:r>
      </w:del>
      <w:del w:id="278" w:author="果果兔出没" w:date="2024-11-10T21:17:27Z">
        <w:r>
          <w:rPr/>
          <w:delText>experimental</w:delText>
        </w:r>
      </w:del>
      <w:del w:id="279" w:author="果果兔出没" w:date="2024-11-10T21:17:27Z">
        <w:r>
          <w:rPr>
            <w:spacing w:val="1"/>
          </w:rPr>
          <w:delText xml:space="preserve"> </w:delText>
        </w:r>
      </w:del>
      <w:del w:id="280" w:author="果果兔出没" w:date="2024-11-10T21:17:27Z">
        <w:r>
          <w:rPr/>
          <w:delText>protocols</w:delText>
        </w:r>
      </w:del>
      <w:del w:id="281" w:author="果果兔出没" w:date="2024-11-10T21:17:27Z">
        <w:r>
          <w:rPr>
            <w:spacing w:val="1"/>
          </w:rPr>
          <w:delText>.</w:delText>
        </w:r>
      </w:del>
    </w:p>
    <w:p>
      <w:pPr>
        <w:pStyle w:val="2"/>
        <w:spacing w:before="155" w:line="214" w:lineRule="auto"/>
        <w:ind w:left="43"/>
        <w:rPr>
          <w:del w:id="283" w:author="果果兔出没" w:date="2024-11-10T21:17:27Z"/>
        </w:rPr>
        <w:pPrChange w:id="282" w:author="果果兔出没" w:date="2024-11-12T15:10:27Z">
          <w:pPr>
            <w:pStyle w:val="2"/>
            <w:spacing w:before="155" w:line="187" w:lineRule="auto"/>
            <w:ind w:left="43"/>
          </w:pPr>
        </w:pPrChange>
      </w:pPr>
      <w:del w:id="284" w:author="果果兔出没" w:date="2024-11-10T21:17:27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8" name="IM 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 8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286" w:author="果果兔出没" w:date="2024-11-10T21:17:27Z">
        <w:r>
          <w:rPr>
            <w:b/>
            <w:bCs/>
            <w:color w:val="404040"/>
            <w:spacing w:val="11"/>
            <w:w w:val="101"/>
          </w:rPr>
          <w:delText xml:space="preserve">   </w:delText>
        </w:r>
      </w:del>
      <w:del w:id="287" w:author="果果兔出没" w:date="2024-11-10T21:17:27Z">
        <w:r>
          <w:rPr>
            <w:b/>
            <w:bCs/>
            <w:color w:val="404040"/>
          </w:rPr>
          <w:delText>02/2024                  RAUIE: A Relation-Augmented Document-level Event Extraction</w:delText>
        </w:r>
      </w:del>
      <w:del w:id="288" w:author="果果兔出没" w:date="2024-11-10T21:17:27Z">
        <w:r>
          <w:rPr>
            <w:b/>
            <w:bCs/>
            <w:color w:val="404040"/>
            <w:spacing w:val="3"/>
          </w:rPr>
          <w:delText xml:space="preserve"> </w:delText>
        </w:r>
      </w:del>
      <w:del w:id="289" w:author="果果兔出没" w:date="2024-11-10T21:17:27Z">
        <w:r>
          <w:rPr>
            <w:b/>
            <w:bCs/>
            <w:color w:val="404040"/>
          </w:rPr>
          <w:delText>Model</w:delText>
        </w:r>
      </w:del>
      <w:del w:id="290" w:author="果果兔出没" w:date="2024-11-10T21:17:27Z">
        <w:r>
          <w:rPr>
            <w:b/>
            <w:bCs/>
            <w:color w:val="404040"/>
            <w:spacing w:val="5"/>
          </w:rPr>
          <w:delText xml:space="preserve"> </w:delText>
        </w:r>
      </w:del>
      <w:del w:id="291" w:author="果果兔出没" w:date="2024-11-10T21:17:27Z">
        <w:r>
          <w:rPr>
            <w:b/>
            <w:bCs/>
            <w:color w:val="404040"/>
          </w:rPr>
          <w:delText>Ba</w:delText>
        </w:r>
      </w:del>
      <w:del w:id="292" w:author="果果兔出没" w:date="2024-11-10T21:17:27Z">
        <w:r>
          <w:rPr>
            <w:b/>
            <w:bCs/>
            <w:color w:val="404040"/>
            <w:spacing w:val="-1"/>
          </w:rPr>
          <w:delText>sed</w:delText>
        </w:r>
      </w:del>
      <w:del w:id="293" w:author="果果兔出没" w:date="2024-11-10T21:17:27Z">
        <w:r>
          <w:rPr>
            <w:b/>
            <w:bCs/>
            <w:color w:val="404040"/>
            <w:spacing w:val="7"/>
          </w:rPr>
          <w:delText xml:space="preserve"> </w:delText>
        </w:r>
      </w:del>
      <w:del w:id="294" w:author="果果兔出没" w:date="2024-11-10T21:17:27Z">
        <w:r>
          <w:rPr>
            <w:b/>
            <w:bCs/>
            <w:color w:val="404040"/>
            <w:spacing w:val="-1"/>
          </w:rPr>
          <w:delText>on</w:delText>
        </w:r>
      </w:del>
      <w:del w:id="295" w:author="果果兔出没" w:date="2024-11-10T21:17:27Z">
        <w:r>
          <w:rPr>
            <w:b/>
            <w:bCs/>
            <w:color w:val="404040"/>
            <w:spacing w:val="3"/>
          </w:rPr>
          <w:delText xml:space="preserve"> </w:delText>
        </w:r>
      </w:del>
      <w:del w:id="296" w:author="果果兔出没" w:date="2024-11-10T21:17:27Z">
        <w:r>
          <w:rPr>
            <w:b/>
            <w:bCs/>
            <w:color w:val="404040"/>
            <w:spacing w:val="-1"/>
          </w:rPr>
          <w:delText>UIE,</w:delText>
        </w:r>
      </w:del>
      <w:del w:id="297" w:author="果果兔出没" w:date="2024-11-10T21:17:27Z">
        <w:r>
          <w:rPr>
            <w:b/>
            <w:bCs/>
            <w:color w:val="404040"/>
            <w:spacing w:val="12"/>
          </w:rPr>
          <w:delText xml:space="preserve"> </w:delText>
        </w:r>
      </w:del>
      <w:del w:id="298" w:author="果果兔出没" w:date="2024-11-10T21:17:27Z">
        <w:r>
          <w:rPr>
            <w:b/>
            <w:bCs/>
            <w:color w:val="404040"/>
            <w:spacing w:val="-1"/>
          </w:rPr>
          <w:delText>Co-author</w:delText>
        </w:r>
      </w:del>
    </w:p>
    <w:p>
      <w:pPr>
        <w:pStyle w:val="2"/>
        <w:spacing w:before="128" w:line="214" w:lineRule="auto"/>
        <w:ind w:left="1735" w:right="619"/>
        <w:rPr>
          <w:del w:id="300" w:author="果果兔出没" w:date="2024-11-10T21:17:27Z"/>
        </w:rPr>
        <w:pPrChange w:id="299" w:author="果果兔出没" w:date="2024-11-12T15:10:27Z">
          <w:pPr>
            <w:pStyle w:val="2"/>
            <w:spacing w:before="128" w:line="285" w:lineRule="auto"/>
            <w:ind w:left="1735" w:right="619"/>
          </w:pPr>
        </w:pPrChange>
      </w:pPr>
      <w:del w:id="301" w:author="果果兔出没" w:date="2024-11-10T21:17:27Z">
        <w:r>
          <w:rPr>
            <w:b/>
            <w:bCs/>
            <w:color w:val="404040"/>
          </w:rPr>
          <w:delText xml:space="preserve">Publication: </w:delText>
        </w:r>
      </w:del>
      <w:del w:id="302" w:author="果果兔出没" w:date="2024-11-10T21:17:27Z">
        <w:r>
          <w:rPr>
            <w:color w:val="404040"/>
          </w:rPr>
          <w:delText>Presented at the 5</w:delText>
        </w:r>
      </w:del>
      <w:del w:id="303" w:author="果果兔出没" w:date="2024-11-10T21:17:27Z">
        <w:r>
          <w:rPr>
            <w:color w:val="404040"/>
            <w:position w:val="5"/>
            <w:sz w:val="12"/>
            <w:szCs w:val="12"/>
          </w:rPr>
          <w:delText>th</w:delText>
        </w:r>
      </w:del>
      <w:del w:id="304" w:author="果果兔出没" w:date="2024-11-10T21:17:27Z">
        <w:r>
          <w:rPr>
            <w:color w:val="404040"/>
            <w:spacing w:val="16"/>
            <w:position w:val="5"/>
            <w:sz w:val="12"/>
            <w:szCs w:val="12"/>
          </w:rPr>
          <w:delText xml:space="preserve"> </w:delText>
        </w:r>
      </w:del>
      <w:del w:id="305" w:author="果果兔出没" w:date="2024-11-10T21:17:27Z">
        <w:r>
          <w:rPr>
            <w:color w:val="404040"/>
          </w:rPr>
          <w:delText>International Conference on Artificial</w:delText>
        </w:r>
      </w:del>
      <w:del w:id="306" w:author="果果兔出没" w:date="2024-11-10T21:17:27Z">
        <w:r>
          <w:rPr>
            <w:color w:val="404040"/>
            <w:spacing w:val="5"/>
          </w:rPr>
          <w:delText xml:space="preserve"> </w:delText>
        </w:r>
      </w:del>
      <w:del w:id="307" w:author="果果兔出没" w:date="2024-11-10T21:17:27Z">
        <w:r>
          <w:rPr>
            <w:color w:val="404040"/>
          </w:rPr>
          <w:delText>Intelligen</w:delText>
        </w:r>
      </w:del>
      <w:del w:id="308" w:author="果果兔出没" w:date="2024-11-10T21:17:27Z">
        <w:r>
          <w:rPr>
            <w:color w:val="404040"/>
            <w:spacing w:val="-1"/>
          </w:rPr>
          <w:delText>ce, Networks,</w:delText>
        </w:r>
      </w:del>
      <w:del w:id="309" w:author="果果兔出没" w:date="2024-11-10T21:17:27Z">
        <w:r>
          <w:rPr>
            <w:color w:val="404040"/>
            <w:spacing w:val="7"/>
          </w:rPr>
          <w:delText xml:space="preserve"> </w:delText>
        </w:r>
      </w:del>
      <w:del w:id="310" w:author="果果兔出没" w:date="2024-11-10T21:17:27Z">
        <w:r>
          <w:rPr>
            <w:color w:val="404040"/>
            <w:spacing w:val="-1"/>
          </w:rPr>
          <w:delText>and</w:delText>
        </w:r>
      </w:del>
      <w:del w:id="311" w:author="果果兔出没" w:date="2024-11-10T21:17:27Z">
        <w:r>
          <w:rPr>
            <w:color w:val="404040"/>
            <w:spacing w:val="6"/>
          </w:rPr>
          <w:delText xml:space="preserve"> </w:delText>
        </w:r>
      </w:del>
      <w:del w:id="312" w:author="果果兔出没" w:date="2024-11-10T21:17:27Z">
        <w:r>
          <w:rPr>
            <w:color w:val="404040"/>
            <w:spacing w:val="-1"/>
          </w:rPr>
          <w:delText>Information</w:delText>
        </w:r>
      </w:del>
      <w:del w:id="313" w:author="果果兔出没" w:date="2024-11-10T21:17:27Z">
        <w:r>
          <w:rPr>
            <w:color w:val="404040"/>
          </w:rPr>
          <w:delText xml:space="preserve"> Technology (AINIT 2024) in Nanjin</w:delText>
        </w:r>
      </w:del>
      <w:del w:id="314" w:author="果果兔出没" w:date="2024-11-10T21:17:27Z">
        <w:r>
          <w:rPr>
            <w:color w:val="404040"/>
            <w:spacing w:val="-1"/>
          </w:rPr>
          <w:delText>g, China on February</w:delText>
        </w:r>
      </w:del>
      <w:del w:id="315" w:author="果果兔出没" w:date="2024-11-10T21:17:27Z">
        <w:r>
          <w:rPr>
            <w:color w:val="404040"/>
            <w:spacing w:val="18"/>
            <w:w w:val="101"/>
          </w:rPr>
          <w:delText xml:space="preserve"> </w:delText>
        </w:r>
      </w:del>
      <w:del w:id="316" w:author="果果兔出没" w:date="2024-11-10T21:17:27Z">
        <w:r>
          <w:rPr>
            <w:color w:val="404040"/>
            <w:spacing w:val="-1"/>
          </w:rPr>
          <w:delText>17, 2024</w:delText>
        </w:r>
      </w:del>
    </w:p>
    <w:p>
      <w:pPr>
        <w:pStyle w:val="2"/>
        <w:spacing w:before="156" w:line="214" w:lineRule="auto"/>
        <w:ind w:left="1734"/>
        <w:rPr>
          <w:del w:id="318" w:author="果果兔出没" w:date="2024-11-10T21:17:27Z"/>
        </w:rPr>
        <w:pPrChange w:id="317" w:author="果果兔出没" w:date="2024-11-12T15:10:27Z">
          <w:pPr>
            <w:pStyle w:val="2"/>
            <w:spacing w:before="156" w:line="187" w:lineRule="auto"/>
            <w:ind w:left="1734"/>
          </w:pPr>
        </w:pPrChange>
      </w:pPr>
      <w:del w:id="319" w:author="果果兔出没" w:date="2024-11-10T21:17:27Z">
        <w:r>
          <w:rPr>
            <w:b/>
            <w:bCs/>
            <w:color w:val="404040"/>
            <w:spacing w:val="-1"/>
          </w:rPr>
          <w:delText>My Duties:</w:delText>
        </w:r>
      </w:del>
    </w:p>
    <w:p>
      <w:pPr>
        <w:pStyle w:val="2"/>
        <w:spacing w:before="141" w:line="214" w:lineRule="auto"/>
        <w:ind w:left="1599"/>
        <w:rPr>
          <w:del w:id="321" w:author="果果兔出没" w:date="2024-11-10T21:17:27Z"/>
        </w:rPr>
        <w:pPrChange w:id="320" w:author="果果兔出没" w:date="2024-11-12T15:10:27Z">
          <w:pPr>
            <w:pStyle w:val="2"/>
            <w:spacing w:before="141" w:line="192" w:lineRule="auto"/>
            <w:ind w:left="1599"/>
          </w:pPr>
        </w:pPrChange>
      </w:pPr>
      <w:del w:id="322" w:author="果果兔出没" w:date="2024-11-10T21:17:27Z">
        <w:r>
          <w:rPr>
            <w:color w:val="404040"/>
            <w:spacing w:val="-1"/>
          </w:rPr>
          <w:delText>•</w:delText>
        </w:r>
      </w:del>
      <w:del w:id="323" w:author="果果兔出没" w:date="2024-11-10T21:17:27Z">
        <w:r>
          <w:rPr>
            <w:color w:val="404040"/>
            <w:spacing w:val="37"/>
            <w:w w:val="101"/>
          </w:rPr>
          <w:delText xml:space="preserve"> </w:delText>
        </w:r>
      </w:del>
      <w:del w:id="324" w:author="果果兔出没" w:date="2024-11-10T21:17:27Z">
        <w:r>
          <w:rPr>
            <w:color w:val="404040"/>
            <w:spacing w:val="-1"/>
          </w:rPr>
          <w:delText>Learned</w:delText>
        </w:r>
      </w:del>
      <w:del w:id="325" w:author="果果兔出没" w:date="2024-11-10T21:17:27Z">
        <w:r>
          <w:rPr>
            <w:color w:val="404040"/>
            <w:spacing w:val="16"/>
          </w:rPr>
          <w:delText xml:space="preserve"> </w:delText>
        </w:r>
      </w:del>
      <w:del w:id="326" w:author="果果兔出没" w:date="2024-11-10T21:17:27Z">
        <w:r>
          <w:rPr>
            <w:color w:val="404040"/>
            <w:spacing w:val="-1"/>
          </w:rPr>
          <w:delText>information extraction framework UIE and researched on information extra</w:delText>
        </w:r>
      </w:del>
      <w:del w:id="327" w:author="果果兔出没" w:date="2024-11-10T21:17:27Z">
        <w:r>
          <w:rPr>
            <w:color w:val="404040"/>
            <w:spacing w:val="-2"/>
          </w:rPr>
          <w:delText>ction</w:delText>
        </w:r>
      </w:del>
      <w:del w:id="328" w:author="果果兔出没" w:date="2024-11-10T21:17:27Z">
        <w:r>
          <w:rPr>
            <w:color w:val="404040"/>
            <w:spacing w:val="5"/>
          </w:rPr>
          <w:delText xml:space="preserve"> </w:delText>
        </w:r>
      </w:del>
      <w:del w:id="329" w:author="果果兔出没" w:date="2024-11-10T21:17:27Z">
        <w:r>
          <w:rPr>
            <w:color w:val="404040"/>
            <w:spacing w:val="-2"/>
          </w:rPr>
          <w:delText>algorithm based</w:delText>
        </w:r>
      </w:del>
      <w:del w:id="330" w:author="果果兔出没" w:date="2024-11-10T21:17:27Z">
        <w:r>
          <w:rPr>
            <w:color w:val="404040"/>
            <w:spacing w:val="5"/>
          </w:rPr>
          <w:delText xml:space="preserve"> </w:delText>
        </w:r>
      </w:del>
      <w:del w:id="331" w:author="果果兔出没" w:date="2024-11-10T21:17:27Z">
        <w:r>
          <w:rPr>
            <w:color w:val="404040"/>
            <w:spacing w:val="-2"/>
          </w:rPr>
          <w:delText>on UIE</w:delText>
        </w:r>
      </w:del>
      <w:del w:id="332" w:author="果果兔出没" w:date="2024-11-10T21:17:27Z">
        <w:r>
          <w:rPr>
            <w:color w:val="404040"/>
            <w:spacing w:val="6"/>
          </w:rPr>
          <w:delText xml:space="preserve"> </w:delText>
        </w:r>
      </w:del>
      <w:del w:id="333" w:author="果果兔出没" w:date="2024-11-10T21:17:27Z">
        <w:r>
          <w:rPr>
            <w:color w:val="404040"/>
            <w:spacing w:val="-2"/>
          </w:rPr>
          <w:delText>frame.</w:delText>
        </w:r>
      </w:del>
    </w:p>
    <w:p>
      <w:pPr>
        <w:pStyle w:val="2"/>
        <w:spacing w:before="147" w:line="214" w:lineRule="auto"/>
        <w:ind w:left="1599"/>
        <w:rPr>
          <w:del w:id="335" w:author="果果兔出没" w:date="2024-11-10T21:17:27Z"/>
        </w:rPr>
        <w:pPrChange w:id="334" w:author="果果兔出没" w:date="2024-11-12T15:10:27Z">
          <w:pPr>
            <w:pStyle w:val="2"/>
            <w:spacing w:before="147" w:line="192" w:lineRule="auto"/>
            <w:ind w:left="1599"/>
          </w:pPr>
        </w:pPrChange>
      </w:pPr>
      <w:del w:id="336" w:author="果果兔出没" w:date="2024-11-10T21:17:27Z">
        <w:r>
          <w:rPr>
            <w:color w:val="404040"/>
            <w:spacing w:val="-1"/>
          </w:rPr>
          <w:delText>•  Studied the process of</w:delText>
        </w:r>
      </w:del>
      <w:del w:id="337" w:author="果果兔出没" w:date="2024-11-10T21:17:27Z">
        <w:r>
          <w:rPr>
            <w:color w:val="404040"/>
            <w:spacing w:val="-17"/>
          </w:rPr>
          <w:delText xml:space="preserve"> </w:delText>
        </w:r>
      </w:del>
      <w:del w:id="338" w:author="果果兔出没" w:date="2024-11-10T21:17:27Z">
        <w:r>
          <w:rPr>
            <w:color w:val="404040"/>
            <w:spacing w:val="-1"/>
          </w:rPr>
          <w:delText>designing a document extraction model and its modelling</w:delText>
        </w:r>
      </w:del>
    </w:p>
    <w:p>
      <w:pPr>
        <w:pStyle w:val="2"/>
        <w:spacing w:before="146" w:line="214" w:lineRule="auto"/>
        <w:ind w:left="1599"/>
        <w:rPr>
          <w:del w:id="340" w:author="果果兔出没" w:date="2024-11-10T21:17:27Z"/>
        </w:rPr>
        <w:pPrChange w:id="339" w:author="果果兔出没" w:date="2024-11-12T15:10:27Z">
          <w:pPr>
            <w:pStyle w:val="2"/>
            <w:spacing w:before="146" w:line="192" w:lineRule="auto"/>
            <w:ind w:left="1599"/>
          </w:pPr>
        </w:pPrChange>
      </w:pPr>
      <w:del w:id="341" w:author="果果兔出没" w:date="2024-11-10T21:17:27Z">
        <w:r>
          <w:rPr>
            <w:color w:val="404040"/>
            <w:spacing w:val="-1"/>
          </w:rPr>
          <w:delText>•</w:delText>
        </w:r>
      </w:del>
      <w:del w:id="342" w:author="果果兔出没" w:date="2024-11-10T21:17:27Z">
        <w:r>
          <w:rPr>
            <w:color w:val="404040"/>
            <w:spacing w:val="45"/>
            <w:w w:val="101"/>
          </w:rPr>
          <w:delText xml:space="preserve"> </w:delText>
        </w:r>
      </w:del>
      <w:del w:id="343" w:author="果果兔出没" w:date="2024-11-10T21:17:27Z">
        <w:r>
          <w:rPr>
            <w:color w:val="404040"/>
            <w:spacing w:val="-1"/>
          </w:rPr>
          <w:delText>Responsible for proofreading and overall translation of</w:delText>
        </w:r>
      </w:del>
      <w:del w:id="344" w:author="果果兔出没" w:date="2024-11-10T21:17:27Z">
        <w:r>
          <w:rPr>
            <w:color w:val="404040"/>
            <w:spacing w:val="-18"/>
          </w:rPr>
          <w:delText xml:space="preserve"> </w:delText>
        </w:r>
      </w:del>
      <w:del w:id="345" w:author="果果兔出没" w:date="2024-11-10T21:17:27Z">
        <w:r>
          <w:rPr>
            <w:color w:val="404040"/>
            <w:spacing w:val="-1"/>
          </w:rPr>
          <w:delText>the paper.</w:delText>
        </w:r>
      </w:del>
    </w:p>
    <w:p>
      <w:pPr>
        <w:pStyle w:val="2"/>
        <w:spacing w:before="154" w:afterLines="0" w:line="214" w:lineRule="auto"/>
        <w:ind w:left="32"/>
        <w:rPr>
          <w:del w:id="347" w:author="果果兔出没" w:date="2024-11-10T21:17:27Z"/>
        </w:rPr>
        <w:pPrChange w:id="346" w:author="果果兔出没" w:date="2024-11-12T15:10:27Z">
          <w:pPr>
            <w:pStyle w:val="2"/>
            <w:spacing w:before="154" w:line="188" w:lineRule="auto"/>
            <w:ind w:left="32"/>
          </w:pPr>
        </w:pPrChange>
      </w:pPr>
      <w:del w:id="348" w:author="果果兔出没" w:date="2024-11-10T21:17:27Z">
        <w:r>
          <w:rPr>
            <w:b/>
            <w:bCs/>
            <w:color w:val="404040"/>
            <w:spacing w:val="-4"/>
          </w:rPr>
          <w:delText>RESEARCH</w:delText>
        </w:r>
      </w:del>
    </w:p>
    <w:p>
      <w:pPr>
        <w:pStyle w:val="2"/>
        <w:spacing w:before="0" w:beforeLines="0" w:afterLines="0" w:line="214" w:lineRule="auto"/>
        <w:ind w:left="0"/>
        <w:rPr>
          <w:ins w:id="350" w:author="果果兔出没" w:date="2024-11-10T21:22:23Z"/>
          <w:rFonts w:hint="default" w:eastAsia="SimSun"/>
          <w:b/>
          <w:bCs/>
          <w:color w:val="404040"/>
          <w:lang w:val="en-US" w:eastAsia="zh-CN"/>
        </w:rPr>
        <w:pPrChange w:id="349" w:author="果果兔出没" w:date="2024-11-12T15:10:27Z">
          <w:pPr>
            <w:pStyle w:val="2"/>
            <w:spacing w:before="33" w:line="192" w:lineRule="auto"/>
            <w:ind w:left="1740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  <w:w w:val="101"/>
        </w:rPr>
        <w:t xml:space="preserve">  </w:t>
      </w:r>
      <w:r>
        <w:rPr>
          <w:b/>
          <w:bCs/>
          <w:color w:val="404040"/>
        </w:rPr>
        <w:t>06/2024-09/2024</w:t>
      </w:r>
      <w:ins w:id="351" w:author="果果兔出没" w:date="2024-11-10T22:25:34Z">
        <w:r>
          <w:rPr>
            <w:rFonts w:hint="eastAsia" w:eastAsia="SimSun"/>
            <w:b/>
            <w:bCs/>
            <w:color w:val="404040"/>
            <w:lang w:val="en-US" w:eastAsia="zh-CN"/>
          </w:rPr>
          <w:t xml:space="preserve">  </w:t>
        </w:r>
      </w:ins>
      <w:ins w:id="352" w:author="果果兔出没" w:date="2024-11-10T22:25:35Z">
        <w:r>
          <w:rPr>
            <w:rFonts w:hint="eastAsia" w:eastAsia="SimSun"/>
            <w:b/>
            <w:bCs/>
            <w:color w:val="404040"/>
            <w:lang w:val="en-US" w:eastAsia="zh-CN"/>
          </w:rPr>
          <w:t xml:space="preserve"> </w:t>
        </w:r>
      </w:ins>
      <w:del w:id="353" w:author="果果兔出没" w:date="2024-11-10T22:25:33Z">
        <w:r>
          <w:rPr>
            <w:b/>
            <w:bCs/>
            <w:color w:val="404040"/>
          </w:rPr>
          <w:delText xml:space="preserve"> </w:delText>
        </w:r>
      </w:del>
      <w:del w:id="354" w:author="果果兔出没" w:date="2024-11-10T22:25:32Z">
        <w:r>
          <w:rPr>
            <w:b/>
            <w:bCs/>
            <w:color w:val="404040"/>
          </w:rPr>
          <w:delText xml:space="preserve">   </w:delText>
        </w:r>
      </w:del>
      <w:del w:id="355" w:author="果果兔出没" w:date="2024-11-10T21:28:38Z">
        <w:r>
          <w:rPr>
            <w:b/>
            <w:bCs/>
            <w:color w:val="404040"/>
          </w:rPr>
          <w:delText>UG Summer Re</w:delText>
        </w:r>
      </w:del>
      <w:ins w:id="356" w:author="果果兔出没" w:date="2024-11-10T21:28:35Z">
        <w:r>
          <w:rPr>
            <w:b/>
            <w:bCs/>
            <w:color w:val="404040"/>
            <w:spacing w:val="-3"/>
          </w:rPr>
          <w:t>UG Summer Re</w:t>
        </w:r>
      </w:ins>
      <w:ins w:id="357" w:author="果果兔出没" w:date="2024-11-10T21:28:35Z">
        <w:r>
          <w:rPr>
            <w:b/>
            <w:bCs/>
            <w:color w:val="404040"/>
            <w:spacing w:val="-4"/>
          </w:rPr>
          <w:t>search Internship</w:t>
        </w:r>
      </w:ins>
      <w:ins w:id="358" w:author="果果兔出没" w:date="2024-11-10T21:32:56Z">
        <w:r>
          <w:rPr>
            <w:rFonts w:hint="default"/>
            <w:b/>
            <w:bCs/>
            <w:color w:val="404040"/>
            <w:spacing w:val="-4"/>
            <w:lang w:val="en-US"/>
          </w:rPr>
          <w:t xml:space="preserve"> </w:t>
        </w:r>
      </w:ins>
      <w:ins w:id="359" w:author="果果兔出没" w:date="2024-11-10T21:32:58Z">
        <w:r>
          <w:rPr>
            <w:rFonts w:hint="default"/>
            <w:b/>
            <w:bCs/>
            <w:color w:val="404040"/>
            <w:spacing w:val="-4"/>
            <w:lang w:val="en-US"/>
          </w:rPr>
          <w:t>2024</w:t>
        </w:r>
      </w:ins>
    </w:p>
    <w:p>
      <w:pPr>
        <w:pStyle w:val="2"/>
        <w:spacing w:before="0" w:beforeLines="20" w:afterLines="21" w:line="214" w:lineRule="auto"/>
        <w:ind w:left="1890" w:leftChars="900"/>
        <w:rPr>
          <w:ins w:id="361" w:author="果果兔出没" w:date="2024-11-10T21:18:13Z"/>
        </w:rPr>
        <w:pPrChange w:id="360" w:author="果果兔出没" w:date="2024-11-12T15:10:27Z">
          <w:pPr>
            <w:pStyle w:val="2"/>
            <w:spacing w:before="33" w:line="192" w:lineRule="auto"/>
            <w:ind w:left="1740"/>
          </w:pPr>
        </w:pPrChange>
      </w:pPr>
      <w:ins w:id="362" w:author="果果兔出没" w:date="2024-11-10T21:18:13Z">
        <w:r>
          <w:rPr>
            <w:b/>
            <w:bCs/>
            <w:color w:val="404040"/>
            <w:spacing w:val="-5"/>
          </w:rPr>
          <w:t xml:space="preserve">Supervisor: </w:t>
        </w:r>
      </w:ins>
      <w:ins w:id="363" w:author="果果兔出没" w:date="2024-11-10T21:32:36Z">
        <w:r>
          <w:rPr>
            <w:rFonts w:hint="eastAsia" w:eastAsia="SimSun"/>
            <w:b w:val="0"/>
            <w:bCs w:val="0"/>
            <w:color w:val="404040"/>
            <w:spacing w:val="-5"/>
            <w:lang w:val="en-US" w:eastAsia="zh-CN"/>
            <w:rPrChange w:id="364" w:author="果果兔出没" w:date="2024-11-10T21:32:42Z">
              <w:rPr>
                <w:rFonts w:hint="eastAsia" w:eastAsia="SimSun"/>
                <w:b/>
                <w:bCs/>
                <w:color w:val="404040"/>
                <w:spacing w:val="-5"/>
                <w:lang w:val="en-US" w:eastAsia="zh-CN"/>
              </w:rPr>
            </w:rPrChange>
          </w:rPr>
          <w:t>Prof</w:t>
        </w:r>
      </w:ins>
      <w:ins w:id="365" w:author="果果兔出没" w:date="2024-11-10T21:32:37Z">
        <w:r>
          <w:rPr>
            <w:rFonts w:hint="default" w:eastAsia="SimSun"/>
            <w:b w:val="0"/>
            <w:bCs w:val="0"/>
            <w:color w:val="404040"/>
            <w:spacing w:val="-5"/>
            <w:lang w:val="en-US" w:eastAsia="zh-CN"/>
            <w:rPrChange w:id="366" w:author="果果兔出没" w:date="2024-11-10T21:32:42Z">
              <w:rPr>
                <w:rFonts w:hint="default" w:eastAsia="SimSun"/>
                <w:b/>
                <w:bCs/>
                <w:color w:val="404040"/>
                <w:spacing w:val="-5"/>
                <w:lang w:val="en-US" w:eastAsia="zh-CN"/>
              </w:rPr>
            </w:rPrChange>
          </w:rPr>
          <w:t>.</w:t>
        </w:r>
      </w:ins>
      <w:ins w:id="367" w:author="果果兔出没" w:date="2024-11-10T21:32:39Z">
        <w:r>
          <w:rPr>
            <w:rFonts w:hint="default" w:eastAsia="SimSun"/>
            <w:b w:val="0"/>
            <w:bCs w:val="0"/>
            <w:color w:val="404040"/>
            <w:spacing w:val="-5"/>
            <w:lang w:val="en-US" w:eastAsia="zh-CN"/>
            <w:rPrChange w:id="368" w:author="果果兔出没" w:date="2024-11-10T21:32:42Z">
              <w:rPr>
                <w:rFonts w:hint="default" w:eastAsia="SimSun"/>
                <w:b/>
                <w:bCs/>
                <w:color w:val="404040"/>
                <w:spacing w:val="-5"/>
                <w:lang w:val="en-US" w:eastAsia="zh-CN"/>
              </w:rPr>
            </w:rPrChange>
          </w:rPr>
          <w:t xml:space="preserve"> </w:t>
        </w:r>
      </w:ins>
      <w:ins w:id="369" w:author="果果兔出没" w:date="2024-11-10T21:18:13Z">
        <w:r>
          <w:rPr>
            <w:color w:val="404040"/>
            <w:spacing w:val="-5"/>
          </w:rPr>
          <w:t>Michael R. Lyu</w:t>
        </w:r>
      </w:ins>
    </w:p>
    <w:p>
      <w:pPr>
        <w:pStyle w:val="2"/>
        <w:spacing w:before="0" w:beforeLines="0" w:afterLines="21" w:line="214" w:lineRule="auto"/>
        <w:ind w:left="1890" w:leftChars="900" w:right="0"/>
        <w:rPr>
          <w:ins w:id="371" w:author="果果兔出没" w:date="2024-11-10T21:22:58Z"/>
          <w:color w:val="404040"/>
        </w:rPr>
        <w:pPrChange w:id="370" w:author="果果兔出没" w:date="2024-11-12T15:10:27Z">
          <w:pPr>
            <w:pStyle w:val="2"/>
            <w:spacing w:before="146" w:line="334" w:lineRule="auto"/>
            <w:ind w:left="1734" w:right="2449"/>
          </w:pPr>
        </w:pPrChange>
      </w:pPr>
      <w:ins w:id="372" w:author="果果兔出没" w:date="2024-11-10T21:18:13Z">
        <w:r>
          <w:rPr>
            <w:b/>
            <w:bCs/>
            <w:color w:val="404040"/>
            <w:spacing w:val="-4"/>
          </w:rPr>
          <w:t xml:space="preserve">Research Topic: </w:t>
        </w:r>
      </w:ins>
      <w:ins w:id="373" w:author="果果兔出没" w:date="2024-11-10T21:18:13Z">
        <w:r>
          <w:rPr>
            <w:color w:val="404040"/>
            <w:spacing w:val="-4"/>
          </w:rPr>
          <w:t>Evaluate the Memorization Difficulty of</w:t>
        </w:r>
      </w:ins>
      <w:ins w:id="374" w:author="果果兔出没" w:date="2024-11-10T21:18:13Z">
        <w:r>
          <w:rPr>
            <w:color w:val="404040"/>
            <w:spacing w:val="-23"/>
          </w:rPr>
          <w:t xml:space="preserve"> </w:t>
        </w:r>
      </w:ins>
      <w:ins w:id="375" w:author="果果兔出没" w:date="2024-11-10T21:36:57Z">
        <w:r>
          <w:rPr>
            <w:rFonts w:hint="eastAsia" w:eastAsia="SimSun"/>
            <w:color w:val="404040"/>
            <w:spacing w:val="-23"/>
            <w:lang w:val="en-US" w:eastAsia="zh-CN"/>
          </w:rPr>
          <w:t xml:space="preserve"> </w:t>
        </w:r>
      </w:ins>
      <w:ins w:id="376" w:author="果果兔出没" w:date="2024-11-10T21:18:13Z">
        <w:r>
          <w:rPr>
            <w:color w:val="404040"/>
            <w:spacing w:val="-4"/>
          </w:rPr>
          <w:t>Data in Large Language Models</w:t>
        </w:r>
      </w:ins>
      <w:ins w:id="377" w:author="果果兔出没" w:date="2024-11-10T21:18:13Z">
        <w:r>
          <w:rPr>
            <w:color w:val="404040"/>
          </w:rPr>
          <w:t xml:space="preserve"> </w:t>
        </w:r>
      </w:ins>
    </w:p>
    <w:p>
      <w:pPr>
        <w:pStyle w:val="2"/>
        <w:spacing w:before="0" w:beforeLines="0" w:afterLines="21" w:line="214" w:lineRule="auto"/>
        <w:ind w:left="1890" w:leftChars="900" w:right="0"/>
        <w:rPr>
          <w:ins w:id="379" w:author="果果兔出没" w:date="2024-11-10T21:18:13Z"/>
        </w:rPr>
        <w:pPrChange w:id="378" w:author="果果兔出没" w:date="2024-11-12T15:10:27Z">
          <w:pPr>
            <w:pStyle w:val="2"/>
            <w:spacing w:before="146" w:line="334" w:lineRule="auto"/>
            <w:ind w:left="1734" w:right="2449"/>
          </w:pPr>
        </w:pPrChange>
      </w:pPr>
      <w:ins w:id="380" w:author="果果兔出没" w:date="2024-11-10T21:18:13Z">
        <w:r>
          <w:rPr>
            <w:b/>
            <w:bCs/>
            <w:color w:val="404040"/>
            <w:spacing w:val="-1"/>
          </w:rPr>
          <w:t>My Duties:</w:t>
        </w:r>
      </w:ins>
    </w:p>
    <w:p>
      <w:pPr>
        <w:pStyle w:val="2"/>
        <w:spacing w:before="0" w:beforeLines="0" w:afterLines="21" w:line="214" w:lineRule="auto"/>
        <w:ind w:left="2064" w:leftChars="900" w:right="0" w:rightChars="0" w:hanging="174" w:hangingChars="100"/>
        <w:rPr>
          <w:ins w:id="382" w:author="果果兔出没" w:date="2024-11-10T21:18:13Z"/>
          <w:rFonts w:hint="eastAsia" w:eastAsia="SimSun"/>
          <w:lang w:eastAsia="zh-CN"/>
        </w:rPr>
        <w:pPrChange w:id="381" w:author="果果兔出没" w:date="2024-11-12T15:10:27Z">
          <w:pPr>
            <w:pStyle w:val="2"/>
            <w:spacing w:before="45" w:line="277" w:lineRule="auto"/>
            <w:ind w:left="1731" w:right="396" w:hanging="132"/>
          </w:pPr>
        </w:pPrChange>
      </w:pPr>
      <w:ins w:id="383" w:author="果果兔出没" w:date="2024-11-10T21:18:13Z">
        <w:r>
          <w:rPr>
            <w:color w:val="404040"/>
            <w:spacing w:val="-3"/>
          </w:rPr>
          <w:t>•</w:t>
        </w:r>
      </w:ins>
      <w:ins w:id="384" w:author="果果兔出没" w:date="2024-11-10T21:18:13Z">
        <w:r>
          <w:rPr>
            <w:color w:val="404040"/>
            <w:spacing w:val="37"/>
          </w:rPr>
          <w:t xml:space="preserve"> </w:t>
        </w:r>
      </w:ins>
      <w:ins w:id="385" w:author="果果兔出没" w:date="2024-11-10T22:18:48Z">
        <w:r>
          <w:rPr>
            <w:color w:val="404040"/>
            <w:spacing w:val="-4"/>
            <w:lang w:val="en-US" w:eastAsia="zh-CN"/>
          </w:rPr>
          <w:t>Spearheaded the comprehensive preprocessing of the open-source Dolma dataset, selecting and structuring data to underpin the inference analysis of the OLMo model;</w:t>
        </w:r>
      </w:ins>
    </w:p>
    <w:p>
      <w:pPr>
        <w:pStyle w:val="2"/>
        <w:spacing w:before="0" w:beforeLines="0" w:afterLines="21" w:line="214" w:lineRule="auto"/>
        <w:ind w:left="2062" w:leftChars="900" w:right="0" w:rightChars="0" w:hanging="172" w:hangingChars="100"/>
        <w:rPr>
          <w:ins w:id="387" w:author="果果兔出没" w:date="2024-11-10T21:18:13Z"/>
        </w:rPr>
        <w:pPrChange w:id="386" w:author="果果兔出没" w:date="2024-11-12T15:10:27Z">
          <w:pPr>
            <w:pStyle w:val="2"/>
            <w:spacing w:before="146" w:line="192" w:lineRule="auto"/>
            <w:ind w:left="1599"/>
          </w:pPr>
        </w:pPrChange>
      </w:pPr>
      <w:ins w:id="388" w:author="果果兔出没" w:date="2024-11-10T21:18:13Z">
        <w:r>
          <w:rPr>
            <w:color w:val="404040"/>
            <w:spacing w:val="-4"/>
          </w:rPr>
          <w:t>•</w:t>
        </w:r>
      </w:ins>
      <w:ins w:id="389" w:author="果果兔出没" w:date="2024-11-10T21:18:13Z">
        <w:r>
          <w:rPr>
            <w:color w:val="404040"/>
            <w:spacing w:val="41"/>
          </w:rPr>
          <w:t xml:space="preserve"> </w:t>
        </w:r>
      </w:ins>
      <w:ins w:id="390" w:author="果果兔出没" w:date="2024-11-10T21:18:13Z">
        <w:r>
          <w:rPr>
            <w:color w:val="404040"/>
            <w:spacing w:val="-4"/>
          </w:rPr>
          <w:t>Conducted</w:t>
        </w:r>
      </w:ins>
      <w:ins w:id="391" w:author="果果兔出没" w:date="2024-11-10T22:19:41Z">
        <w:r>
          <w:rPr>
            <w:color w:val="404040"/>
            <w:spacing w:val="-4"/>
            <w:lang w:val="en-US" w:eastAsia="zh-CN"/>
          </w:rPr>
          <w:t xml:space="preserve"> advanced inference analysis with the OLMo model, methodically evaluating its capacity for memorization across various contexts;</w:t>
        </w:r>
      </w:ins>
    </w:p>
    <w:p>
      <w:pPr>
        <w:pStyle w:val="2"/>
        <w:spacing w:before="0" w:beforeLines="0" w:afterLines="21" w:line="214" w:lineRule="auto"/>
        <w:ind w:left="2062" w:leftChars="900" w:right="0" w:rightChars="0" w:hanging="172" w:hangingChars="100"/>
        <w:rPr>
          <w:ins w:id="393" w:author="果果兔出没" w:date="2024-11-10T21:18:13Z"/>
          <w:rFonts w:hint="eastAsia" w:eastAsia="SimSun"/>
          <w:lang w:eastAsia="zh-CN"/>
        </w:rPr>
        <w:pPrChange w:id="392" w:author="果果兔出没" w:date="2024-11-12T15:10:27Z">
          <w:pPr>
            <w:pStyle w:val="2"/>
            <w:spacing w:before="146" w:line="277" w:lineRule="auto"/>
            <w:ind w:left="1733" w:right="387" w:hanging="134"/>
          </w:pPr>
        </w:pPrChange>
      </w:pPr>
      <w:ins w:id="394" w:author="果果兔出没" w:date="2024-11-10T21:18:13Z">
        <w:r>
          <w:rPr>
            <w:color w:val="404040"/>
            <w:spacing w:val="-4"/>
          </w:rPr>
          <w:t>•</w:t>
        </w:r>
      </w:ins>
      <w:ins w:id="395" w:author="果果兔出没" w:date="2024-11-10T21:18:13Z">
        <w:r>
          <w:rPr>
            <w:color w:val="404040"/>
            <w:spacing w:val="38"/>
          </w:rPr>
          <w:t xml:space="preserve"> </w:t>
        </w:r>
      </w:ins>
      <w:ins w:id="396" w:author="果果兔出没" w:date="2024-11-10T21:18:13Z">
        <w:r>
          <w:rPr>
            <w:color w:val="404040"/>
            <w:spacing w:val="-4"/>
          </w:rPr>
          <w:t>Established and quantified</w:t>
        </w:r>
      </w:ins>
      <w:ins w:id="397" w:author="果果兔出没" w:date="2024-11-10T22:21:19Z">
        <w:r>
          <w:rPr>
            <w:color w:val="404040"/>
            <w:spacing w:val="-4"/>
            <w:lang w:val="en-US" w:eastAsia="zh-CN"/>
          </w:rPr>
          <w:t xml:space="preserve"> essential metrics for gauging memory challenges, such as Perplexity, Entropy, and Memorization Rate, leveraging deep data analytics to uncover significant patterns and trends;</w:t>
        </w:r>
      </w:ins>
    </w:p>
    <w:p>
      <w:pPr>
        <w:pStyle w:val="2"/>
        <w:spacing w:before="0" w:beforeLines="0" w:afterLines="21" w:line="214" w:lineRule="auto"/>
        <w:ind w:left="2062" w:leftChars="900" w:right="0" w:rightChars="0" w:hanging="172" w:hangingChars="100"/>
        <w:rPr>
          <w:ins w:id="399" w:author="果果兔出没" w:date="2024-11-10T21:18:13Z"/>
        </w:rPr>
        <w:pPrChange w:id="398" w:author="果果兔出没" w:date="2024-11-12T15:10:27Z">
          <w:pPr>
            <w:pStyle w:val="2"/>
            <w:spacing w:before="146" w:line="277" w:lineRule="auto"/>
            <w:ind w:left="1731" w:right="456" w:hanging="132"/>
          </w:pPr>
        </w:pPrChange>
      </w:pPr>
      <w:ins w:id="400" w:author="果果兔出没" w:date="2024-11-10T21:18:13Z">
        <w:r>
          <w:rPr>
            <w:color w:val="404040"/>
            <w:spacing w:val="-4"/>
          </w:rPr>
          <w:t>•</w:t>
        </w:r>
      </w:ins>
      <w:ins w:id="401" w:author="果果兔出没" w:date="2024-11-10T21:18:13Z">
        <w:r>
          <w:rPr>
            <w:color w:val="404040"/>
            <w:spacing w:val="54"/>
            <w:w w:val="102"/>
          </w:rPr>
          <w:t xml:space="preserve"> </w:t>
        </w:r>
      </w:ins>
      <w:ins w:id="402" w:author="果果兔出没" w:date="2024-11-10T21:18:13Z">
        <w:r>
          <w:rPr>
            <w:color w:val="404040"/>
            <w:spacing w:val="-4"/>
          </w:rPr>
          <w:t>Designed</w:t>
        </w:r>
      </w:ins>
      <w:ins w:id="403" w:author="果果兔出没" w:date="2024-11-10T22:22:14Z">
        <w:r>
          <w:rPr>
            <w:rFonts w:hint="eastAsia" w:eastAsia="SimSun"/>
            <w:color w:val="404040"/>
            <w:spacing w:val="-4"/>
            <w:lang w:val="en-US" w:eastAsia="zh-CN"/>
          </w:rPr>
          <w:t xml:space="preserve"> </w:t>
        </w:r>
      </w:ins>
      <w:ins w:id="404" w:author="果果兔出没" w:date="2024-11-10T22:22:01Z">
        <w:r>
          <w:rPr>
            <w:color w:val="404040"/>
            <w:spacing w:val="-4"/>
            <w:lang w:val="en-US" w:eastAsia="zh-CN"/>
          </w:rPr>
          <w:t>and executed experiments to investigate the effects of prompt length and data type on memorization efficacy, culminating in the authorship of a detailed research report.</w:t>
        </w:r>
      </w:ins>
    </w:p>
    <w:p>
      <w:pPr>
        <w:pStyle w:val="2"/>
        <w:spacing w:before="0" w:beforeLines="0" w:afterLines="20" w:line="214" w:lineRule="auto"/>
        <w:ind w:left="1696" w:right="0" w:hanging="1696"/>
        <w:rPr>
          <w:ins w:id="406" w:author="果果兔出没" w:date="2024-11-10T22:24:44Z"/>
          <w:b/>
          <w:bCs/>
          <w:color w:val="404040"/>
        </w:rPr>
        <w:pPrChange w:id="405" w:author="果果兔出没" w:date="2024-11-12T15:10:27Z">
          <w:pPr>
            <w:pStyle w:val="2"/>
            <w:spacing w:before="153" w:line="274" w:lineRule="auto"/>
            <w:ind w:left="1739" w:right="1922" w:hanging="1696"/>
          </w:pPr>
        </w:pPrChange>
      </w:pPr>
      <w:ins w:id="407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10160" b="9525"/>
              <wp:docPr id="5" name="IM 1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 1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409" w:author="果果兔出没" w:date="2024-11-10T21:18:13Z">
        <w:r>
          <w:rPr>
            <w:b/>
            <w:bCs/>
            <w:color w:val="404040"/>
            <w:spacing w:val="11"/>
            <w:w w:val="102"/>
          </w:rPr>
          <w:t xml:space="preserve">  </w:t>
        </w:r>
      </w:ins>
      <w:ins w:id="410" w:author="果果兔出没" w:date="2024-11-10T21:18:13Z">
        <w:r>
          <w:rPr>
            <w:b/>
            <w:bCs/>
            <w:color w:val="404040"/>
            <w:spacing w:val="-3"/>
          </w:rPr>
          <w:t>02/2024-03/202</w:t>
        </w:r>
      </w:ins>
      <w:ins w:id="411" w:author="果果兔出没" w:date="2024-11-10T22:25:38Z">
        <w:r>
          <w:rPr>
            <w:rFonts w:hint="eastAsia" w:eastAsia="SimSun"/>
            <w:b/>
            <w:bCs/>
            <w:color w:val="404040"/>
            <w:spacing w:val="-3"/>
            <w:lang w:val="en-US" w:eastAsia="zh-CN"/>
          </w:rPr>
          <w:t>4</w:t>
        </w:r>
      </w:ins>
      <w:ins w:id="412" w:author="果果兔出没" w:date="2024-11-10T22:25:39Z">
        <w:r>
          <w:rPr>
            <w:rFonts w:hint="eastAsia" w:eastAsia="SimSun"/>
            <w:b/>
            <w:bCs/>
            <w:color w:val="404040"/>
            <w:spacing w:val="-3"/>
            <w:lang w:val="en-US" w:eastAsia="zh-CN"/>
          </w:rPr>
          <w:t xml:space="preserve">   </w:t>
        </w:r>
      </w:ins>
      <w:ins w:id="413" w:author="果果兔出没" w:date="2024-11-10T22:25:40Z">
        <w:r>
          <w:rPr>
            <w:rFonts w:hint="eastAsia" w:eastAsia="SimSun"/>
            <w:b/>
            <w:bCs/>
            <w:color w:val="404040"/>
            <w:spacing w:val="-3"/>
            <w:lang w:val="en-US" w:eastAsia="zh-CN"/>
          </w:rPr>
          <w:t xml:space="preserve"> </w:t>
        </w:r>
      </w:ins>
      <w:ins w:id="414" w:author="果果兔出没" w:date="2024-11-10T21:18:13Z">
        <w:r>
          <w:rPr>
            <w:b/>
            <w:bCs/>
            <w:color w:val="404040"/>
            <w:spacing w:val="-3"/>
          </w:rPr>
          <w:t>Introd</w:t>
        </w:r>
      </w:ins>
      <w:ins w:id="415" w:author="果果兔出没" w:date="2024-11-10T21:18:13Z">
        <w:r>
          <w:rPr>
            <w:b/>
            <w:bCs/>
            <w:color w:val="404040"/>
            <w:spacing w:val="-4"/>
          </w:rPr>
          <w:t>uction to Neuroengineering and Brain-Computer Interfaces</w:t>
        </w:r>
      </w:ins>
      <w:ins w:id="416" w:author="果果兔出没" w:date="2024-11-10T22:27:15Z">
        <w:r>
          <w:rPr>
            <w:rFonts w:hint="eastAsia" w:eastAsia="SimSun"/>
            <w:b/>
            <w:bCs/>
            <w:color w:val="404040"/>
            <w:spacing w:val="-4"/>
            <w:lang w:val="en-US" w:eastAsia="zh-CN"/>
          </w:rPr>
          <w:t xml:space="preserve"> </w:t>
        </w:r>
      </w:ins>
      <w:ins w:id="417" w:author="果果兔出没" w:date="2024-11-10T21:18:13Z">
        <w:r>
          <w:rPr>
            <w:b/>
            <w:bCs/>
            <w:color w:val="404040"/>
            <w:spacing w:val="-4"/>
          </w:rPr>
          <w:t>Online</w:t>
        </w:r>
      </w:ins>
      <w:ins w:id="418" w:author="果果兔出没" w:date="2024-11-10T22:27:13Z">
        <w:r>
          <w:rPr>
            <w:rFonts w:hint="eastAsia" w:eastAsia="SimSun"/>
            <w:b/>
            <w:bCs/>
            <w:color w:val="404040"/>
            <w:spacing w:val="-4"/>
            <w:lang w:val="en-US" w:eastAsia="zh-CN"/>
          </w:rPr>
          <w:t xml:space="preserve"> </w:t>
        </w:r>
      </w:ins>
      <w:ins w:id="419" w:author="果果兔出没" w:date="2024-11-10T21:18:13Z">
        <w:r>
          <w:rPr>
            <w:b/>
            <w:bCs/>
            <w:color w:val="404040"/>
            <w:spacing w:val="-4"/>
          </w:rPr>
          <w:t>Research Seminar</w:t>
        </w:r>
      </w:ins>
      <w:ins w:id="420" w:author="果果兔出没" w:date="2024-11-10T21:18:13Z">
        <w:r>
          <w:rPr>
            <w:b/>
            <w:bCs/>
            <w:color w:val="404040"/>
          </w:rPr>
          <w:t xml:space="preserve"> </w:t>
        </w:r>
      </w:ins>
    </w:p>
    <w:p>
      <w:pPr>
        <w:pStyle w:val="2"/>
        <w:spacing w:before="0" w:beforeLines="0" w:afterLines="21" w:line="214" w:lineRule="auto"/>
        <w:ind w:left="3586" w:right="0" w:hanging="1696"/>
        <w:rPr>
          <w:ins w:id="422" w:author="果果兔出没" w:date="2024-11-10T21:18:13Z"/>
        </w:rPr>
        <w:pPrChange w:id="421" w:author="果果兔出没" w:date="2024-11-12T15:10:27Z">
          <w:pPr>
            <w:pStyle w:val="2"/>
            <w:spacing w:before="153" w:line="274" w:lineRule="auto"/>
            <w:ind w:left="1739" w:right="1922" w:hanging="1696"/>
          </w:pPr>
        </w:pPrChange>
      </w:pPr>
      <w:ins w:id="423" w:author="果果兔出没" w:date="2024-11-10T21:18:13Z">
        <w:r>
          <w:rPr>
            <w:b/>
            <w:bCs/>
            <w:color w:val="404040"/>
          </w:rPr>
          <w:t xml:space="preserve">Supervisor: </w:t>
        </w:r>
      </w:ins>
      <w:ins w:id="424" w:author="果果兔出没" w:date="2024-11-10T21:18:13Z">
        <w:r>
          <w:rPr>
            <w:color w:val="404040"/>
          </w:rPr>
          <w:t>Prof. Dej</w:t>
        </w:r>
      </w:ins>
      <w:ins w:id="425" w:author="果果兔出没" w:date="2024-11-10T21:18:13Z">
        <w:r>
          <w:rPr>
            <w:color w:val="404040"/>
            <w:spacing w:val="-1"/>
          </w:rPr>
          <w:t>an Marković</w:t>
        </w:r>
      </w:ins>
    </w:p>
    <w:p>
      <w:pPr>
        <w:pStyle w:val="2"/>
        <w:spacing w:before="0" w:beforeLines="0" w:afterLines="21" w:line="214" w:lineRule="auto"/>
        <w:ind w:left="1890" w:leftChars="900" w:right="0"/>
        <w:rPr>
          <w:ins w:id="427" w:author="果果兔出没" w:date="2024-11-10T22:26:06Z"/>
          <w:color w:val="404040"/>
        </w:rPr>
        <w:pPrChange w:id="426" w:author="果果兔出没" w:date="2024-11-12T15:10:27Z">
          <w:pPr>
            <w:pStyle w:val="2"/>
            <w:spacing w:before="148" w:line="334" w:lineRule="auto"/>
            <w:ind w:left="1734" w:right="2080"/>
          </w:pPr>
        </w:pPrChange>
      </w:pPr>
      <w:ins w:id="428" w:author="果果兔出没" w:date="2024-11-10T21:18:13Z">
        <w:r>
          <w:rPr>
            <w:b/>
            <w:bCs/>
            <w:color w:val="404040"/>
            <w:spacing w:val="-3"/>
          </w:rPr>
          <w:t xml:space="preserve">Research Topic: </w:t>
        </w:r>
      </w:ins>
      <w:ins w:id="429" w:author="果果兔出没" w:date="2024-11-10T22:32:08Z">
        <w:r>
          <w:rPr>
            <w:color w:val="404040"/>
            <w:lang w:val="en-US" w:eastAsia="zh-CN"/>
          </w:rPr>
          <w:t>Prediction of EEG Signal Disease Onset Based on Independent Ear-EEG Device</w:t>
        </w:r>
      </w:ins>
    </w:p>
    <w:p>
      <w:pPr>
        <w:pStyle w:val="2"/>
        <w:spacing w:before="0" w:beforeLines="0" w:afterLines="21" w:line="214" w:lineRule="auto"/>
        <w:ind w:left="1890" w:leftChars="900" w:right="0"/>
        <w:rPr>
          <w:ins w:id="431" w:author="果果兔出没" w:date="2024-11-10T21:18:13Z"/>
        </w:rPr>
        <w:pPrChange w:id="430" w:author="果果兔出没" w:date="2024-11-12T15:10:27Z">
          <w:pPr>
            <w:pStyle w:val="2"/>
            <w:spacing w:before="148" w:line="334" w:lineRule="auto"/>
            <w:ind w:left="1734" w:right="2080"/>
          </w:pPr>
        </w:pPrChange>
      </w:pPr>
      <w:ins w:id="432" w:author="果果兔出没" w:date="2024-11-10T21:18:13Z">
        <w:r>
          <w:rPr>
            <w:b/>
            <w:bCs/>
            <w:color w:val="404040"/>
            <w:spacing w:val="-1"/>
          </w:rPr>
          <w:t>My Duties:</w:t>
        </w:r>
      </w:ins>
    </w:p>
    <w:p>
      <w:pPr>
        <w:pStyle w:val="2"/>
        <w:spacing w:before="0" w:beforeLines="0" w:afterLines="21" w:line="214" w:lineRule="auto"/>
        <w:ind w:left="1890" w:leftChars="900" w:right="0" w:rightChars="0"/>
        <w:rPr>
          <w:ins w:id="434" w:author="果果兔出没" w:date="2024-11-10T21:18:13Z"/>
        </w:rPr>
        <w:pPrChange w:id="433" w:author="果果兔出没" w:date="2024-11-12T15:10:27Z">
          <w:pPr>
            <w:pStyle w:val="2"/>
            <w:spacing w:before="44" w:line="192" w:lineRule="auto"/>
            <w:ind w:left="1599"/>
          </w:pPr>
        </w:pPrChange>
      </w:pPr>
      <w:ins w:id="435" w:author="果果兔出没" w:date="2024-11-10T21:18:13Z">
        <w:r>
          <w:rPr/>
          <w:t>•</w:t>
        </w:r>
      </w:ins>
      <w:ins w:id="436" w:author="果果兔出没" w:date="2024-11-10T21:18:13Z">
        <w:r>
          <w:rPr>
            <w:spacing w:val="35"/>
          </w:rPr>
          <w:t xml:space="preserve"> </w:t>
        </w:r>
      </w:ins>
      <w:ins w:id="437" w:author="果果兔出没" w:date="2024-11-10T21:18:13Z">
        <w:r>
          <w:rPr>
            <w:color w:val="404040"/>
            <w:spacing w:val="-4"/>
            <w:lang w:eastAsia="zh-CN"/>
            <w:rPrChange w:id="438" w:author="果果兔出没" w:date="2024-11-11T15:00:11Z">
              <w:rPr/>
            </w:rPrChange>
          </w:rPr>
          <w:t>Used the</w:t>
        </w:r>
      </w:ins>
      <w:ins w:id="439" w:author="果果兔出没" w:date="2024-11-10T21:18:13Z">
        <w:r>
          <w:rPr>
            <w:color w:val="404040"/>
            <w:spacing w:val="-4"/>
            <w:lang w:eastAsia="zh-CN"/>
            <w:rPrChange w:id="440" w:author="果果兔出没" w:date="2024-11-11T15:00:11Z">
              <w:rPr>
                <w:spacing w:val="11"/>
              </w:rPr>
            </w:rPrChange>
          </w:rPr>
          <w:t xml:space="preserve"> </w:t>
        </w:r>
      </w:ins>
      <w:ins w:id="441" w:author="果果兔出没" w:date="2024-11-10T21:18:13Z">
        <w:r>
          <w:rPr>
            <w:color w:val="404040"/>
            <w:spacing w:val="-4"/>
            <w:lang w:eastAsia="zh-CN"/>
            <w:rPrChange w:id="442" w:author="果果兔出没" w:date="2024-11-11T15:00:11Z">
              <w:rPr/>
            </w:rPrChange>
          </w:rPr>
          <w:t>Standard</w:t>
        </w:r>
      </w:ins>
      <w:ins w:id="443" w:author="果果兔出没" w:date="2024-11-10T21:18:13Z">
        <w:r>
          <w:rPr>
            <w:color w:val="404040"/>
            <w:spacing w:val="-4"/>
            <w:lang w:eastAsia="zh-CN"/>
            <w:rPrChange w:id="444" w:author="果果兔出没" w:date="2024-11-11T15:00:11Z">
              <w:rPr>
                <w:spacing w:val="12"/>
              </w:rPr>
            </w:rPrChange>
          </w:rPr>
          <w:t xml:space="preserve"> </w:t>
        </w:r>
      </w:ins>
      <w:ins w:id="445" w:author="果果兔出没" w:date="2024-11-10T21:18:13Z">
        <w:r>
          <w:rPr>
            <w:color w:val="404040"/>
            <w:spacing w:val="-4"/>
            <w:lang w:eastAsia="zh-CN"/>
            <w:rPrChange w:id="446" w:author="果果兔出没" w:date="2024-11-11T15:00:11Z">
              <w:rPr/>
            </w:rPrChange>
          </w:rPr>
          <w:t>Scaler for data preprocessing</w:t>
        </w:r>
      </w:ins>
      <w:ins w:id="447" w:author="果果兔出没" w:date="2024-11-10T21:18:13Z">
        <w:r>
          <w:rPr>
            <w:color w:val="404040"/>
            <w:spacing w:val="-4"/>
            <w:lang w:eastAsia="zh-CN"/>
            <w:rPrChange w:id="448" w:author="果果兔出没" w:date="2024-11-11T15:00:11Z">
              <w:rPr>
                <w:spacing w:val="-1"/>
              </w:rPr>
            </w:rPrChange>
          </w:rPr>
          <w:t xml:space="preserve"> to ensure dataset standardization;</w:t>
        </w:r>
      </w:ins>
    </w:p>
    <w:p>
      <w:pPr>
        <w:pStyle w:val="2"/>
        <w:spacing w:before="0" w:beforeLines="0" w:afterLines="21" w:line="214" w:lineRule="auto"/>
        <w:ind w:left="1890" w:leftChars="900" w:right="0" w:rightChars="0" w:firstLine="0"/>
        <w:rPr>
          <w:ins w:id="450" w:author="果果兔出没" w:date="2024-11-10T21:18:13Z"/>
          <w:rFonts w:hint="default" w:eastAsia="SimSun"/>
          <w:lang w:val="en-US" w:eastAsia="zh-CN"/>
        </w:rPr>
        <w:pPrChange w:id="449" w:author="果果兔出没" w:date="2024-11-12T15:10:27Z">
          <w:pPr>
            <w:pStyle w:val="2"/>
            <w:spacing w:before="147" w:line="277" w:lineRule="auto"/>
            <w:ind w:left="1737" w:right="291" w:hanging="138"/>
          </w:pPr>
        </w:pPrChange>
      </w:pPr>
      <w:ins w:id="451" w:author="果果兔出没" w:date="2024-11-10T21:18:13Z">
        <w:r>
          <w:rPr/>
          <w:t>•</w:t>
        </w:r>
      </w:ins>
      <w:ins w:id="452" w:author="果果兔出没" w:date="2024-11-10T21:18:13Z">
        <w:r>
          <w:rPr>
            <w:spacing w:val="37"/>
            <w:w w:val="101"/>
          </w:rPr>
          <w:t xml:space="preserve"> </w:t>
        </w:r>
      </w:ins>
      <w:ins w:id="453" w:author="果果兔出没" w:date="2024-11-10T21:18:13Z">
        <w:r>
          <w:rPr>
            <w:color w:val="404040"/>
            <w:spacing w:val="-4"/>
            <w:lang w:eastAsia="zh-CN"/>
            <w:rPrChange w:id="454" w:author="果果兔出没" w:date="2024-11-11T15:00:15Z">
              <w:rPr/>
            </w:rPrChange>
          </w:rPr>
          <w:t>Responsible for designing prediction models and programming for lo</w:t>
        </w:r>
      </w:ins>
      <w:ins w:id="455" w:author="果果兔出没" w:date="2024-11-10T21:18:13Z">
        <w:r>
          <w:rPr>
            <w:color w:val="404040"/>
            <w:spacing w:val="-4"/>
            <w:lang w:eastAsia="zh-CN"/>
            <w:rPrChange w:id="456" w:author="果果兔出没" w:date="2024-11-11T15:00:15Z">
              <w:rPr>
                <w:spacing w:val="-1"/>
              </w:rPr>
            </w:rPrChange>
          </w:rPr>
          <w:t>gistic regression model,</w:t>
        </w:r>
      </w:ins>
      <w:ins w:id="457" w:author="果果兔出没" w:date="2024-11-10T21:18:13Z">
        <w:r>
          <w:rPr>
            <w:color w:val="404040"/>
            <w:spacing w:val="-4"/>
            <w:lang w:eastAsia="zh-CN"/>
            <w:rPrChange w:id="458" w:author="果果兔出没" w:date="2024-11-11T15:00:15Z">
              <w:rPr>
                <w:spacing w:val="7"/>
              </w:rPr>
            </w:rPrChange>
          </w:rPr>
          <w:t xml:space="preserve"> </w:t>
        </w:r>
      </w:ins>
      <w:ins w:id="459" w:author="果果兔出没" w:date="2024-11-10T21:18:13Z">
        <w:r>
          <w:rPr>
            <w:color w:val="404040"/>
            <w:spacing w:val="-4"/>
            <w:lang w:eastAsia="zh-CN"/>
            <w:rPrChange w:id="460" w:author="果果兔出没" w:date="2024-11-11T15:00:15Z">
              <w:rPr>
                <w:spacing w:val="-1"/>
              </w:rPr>
            </w:rPrChange>
          </w:rPr>
          <w:t>decision</w:t>
        </w:r>
      </w:ins>
      <w:ins w:id="461" w:author="果果兔出没" w:date="2024-11-10T21:18:13Z">
        <w:r>
          <w:rPr>
            <w:color w:val="404040"/>
            <w:spacing w:val="-4"/>
            <w:lang w:eastAsia="zh-CN"/>
            <w:rPrChange w:id="462" w:author="果果兔出没" w:date="2024-11-11T15:00:15Z">
              <w:rPr>
                <w:spacing w:val="3"/>
              </w:rPr>
            </w:rPrChange>
          </w:rPr>
          <w:t xml:space="preserve"> </w:t>
        </w:r>
      </w:ins>
      <w:ins w:id="463" w:author="果果兔出没" w:date="2024-11-10T21:18:13Z">
        <w:r>
          <w:rPr>
            <w:color w:val="404040"/>
            <w:spacing w:val="-4"/>
            <w:lang w:eastAsia="zh-CN"/>
            <w:rPrChange w:id="464" w:author="果果兔出没" w:date="2024-11-11T15:00:15Z">
              <w:rPr>
                <w:spacing w:val="-1"/>
              </w:rPr>
            </w:rPrChange>
          </w:rPr>
          <w:t>tree</w:t>
        </w:r>
      </w:ins>
      <w:ins w:id="465" w:author="果果兔出没" w:date="2024-11-10T21:18:13Z">
        <w:r>
          <w:rPr>
            <w:color w:val="404040"/>
            <w:spacing w:val="-4"/>
            <w:lang w:eastAsia="zh-CN"/>
            <w:rPrChange w:id="466" w:author="果果兔出没" w:date="2024-11-11T15:00:15Z">
              <w:rPr>
                <w:spacing w:val="5"/>
              </w:rPr>
            </w:rPrChange>
          </w:rPr>
          <w:t xml:space="preserve"> </w:t>
        </w:r>
      </w:ins>
      <w:ins w:id="467" w:author="果果兔出没" w:date="2024-11-10T21:18:13Z">
        <w:r>
          <w:rPr>
            <w:color w:val="404040"/>
            <w:spacing w:val="-4"/>
            <w:lang w:eastAsia="zh-CN"/>
            <w:rPrChange w:id="468" w:author="果果兔出没" w:date="2024-11-11T15:00:15Z">
              <w:rPr>
                <w:spacing w:val="-1"/>
              </w:rPr>
            </w:rPrChange>
          </w:rPr>
          <w:t>classifier,</w:t>
        </w:r>
      </w:ins>
      <w:ins w:id="469" w:author="果果兔出没" w:date="2024-11-10T21:18:13Z">
        <w:r>
          <w:rPr>
            <w:color w:val="404040"/>
            <w:spacing w:val="-4"/>
            <w:lang w:eastAsia="zh-CN"/>
            <w:rPrChange w:id="470" w:author="果果兔出没" w:date="2024-11-11T15:00:15Z">
              <w:rPr/>
            </w:rPrChange>
          </w:rPr>
          <w:t xml:space="preserve"> </w:t>
        </w:r>
      </w:ins>
      <w:ins w:id="471" w:author="果果兔出没" w:date="2024-11-10T21:18:13Z">
        <w:r>
          <w:rPr>
            <w:color w:val="404040"/>
            <w:spacing w:val="-4"/>
            <w:lang w:eastAsia="zh-CN"/>
            <w:rPrChange w:id="472" w:author="果果兔出没" w:date="2024-11-11T15:00:15Z">
              <w:rPr>
                <w:spacing w:val="-1"/>
              </w:rPr>
            </w:rPrChange>
          </w:rPr>
          <w:t>and random forest algorithm</w:t>
        </w:r>
      </w:ins>
      <w:ins w:id="473" w:author="果果兔出没" w:date="2024-11-10T22:30:32Z">
        <w:r>
          <w:rPr>
            <w:rFonts w:hint="default"/>
            <w:color w:val="404040"/>
            <w:spacing w:val="-4"/>
            <w:lang w:val="en-US" w:eastAsia="zh-CN"/>
            <w:rPrChange w:id="474" w:author="果果兔出没" w:date="2024-11-11T15:00:15Z">
              <w:rPr>
                <w:rFonts w:hint="default"/>
                <w:spacing w:val="-1"/>
                <w:lang w:val="en-US"/>
              </w:rPr>
            </w:rPrChange>
          </w:rPr>
          <w:t>;</w:t>
        </w:r>
      </w:ins>
    </w:p>
    <w:p>
      <w:pPr>
        <w:pStyle w:val="2"/>
        <w:spacing w:before="0" w:beforeLines="0" w:afterLines="21" w:line="214" w:lineRule="auto"/>
        <w:ind w:left="1890" w:leftChars="900" w:right="0" w:rightChars="0"/>
        <w:rPr>
          <w:ins w:id="476" w:author="果果兔出没" w:date="2024-11-10T21:18:13Z"/>
        </w:rPr>
        <w:pPrChange w:id="475" w:author="果果兔出没" w:date="2024-11-12T15:10:27Z">
          <w:pPr>
            <w:pStyle w:val="2"/>
            <w:spacing w:before="147" w:line="192" w:lineRule="auto"/>
            <w:ind w:left="1599"/>
          </w:pPr>
        </w:pPrChange>
      </w:pPr>
      <w:ins w:id="477" w:author="果果兔出没" w:date="2024-11-10T21:18:13Z">
        <w:r>
          <w:rPr/>
          <w:t>•</w:t>
        </w:r>
      </w:ins>
      <w:ins w:id="478" w:author="果果兔出没" w:date="2024-11-10T21:18:13Z">
        <w:r>
          <w:rPr>
            <w:spacing w:val="36"/>
          </w:rPr>
          <w:t xml:space="preserve"> </w:t>
        </w:r>
      </w:ins>
      <w:ins w:id="479" w:author="果果兔出没" w:date="2024-11-10T21:18:13Z">
        <w:r>
          <w:rPr>
            <w:color w:val="404040"/>
            <w:spacing w:val="-4"/>
            <w:lang w:eastAsia="zh-CN"/>
            <w:rPrChange w:id="480" w:author="果果兔出没" w:date="2024-11-11T15:00:19Z">
              <w:rPr/>
            </w:rPrChange>
          </w:rPr>
          <w:t>Wrote confusion matrix code to evaluate the accuracy and bias</w:t>
        </w:r>
      </w:ins>
      <w:ins w:id="481" w:author="果果兔出没" w:date="2024-11-10T21:18:13Z">
        <w:r>
          <w:rPr>
            <w:color w:val="404040"/>
            <w:spacing w:val="-4"/>
            <w:lang w:eastAsia="zh-CN"/>
            <w:rPrChange w:id="482" w:author="果果兔出没" w:date="2024-11-11T15:00:19Z">
              <w:rPr>
                <w:spacing w:val="5"/>
              </w:rPr>
            </w:rPrChange>
          </w:rPr>
          <w:t xml:space="preserve"> </w:t>
        </w:r>
      </w:ins>
      <w:ins w:id="483" w:author="果果兔出没" w:date="2024-11-10T21:18:13Z">
        <w:r>
          <w:rPr>
            <w:color w:val="404040"/>
            <w:spacing w:val="-4"/>
            <w:lang w:eastAsia="zh-CN"/>
            <w:rPrChange w:id="484" w:author="果果兔出没" w:date="2024-11-11T15:00:19Z">
              <w:rPr/>
            </w:rPrChange>
          </w:rPr>
          <w:t>of</w:t>
        </w:r>
      </w:ins>
      <w:ins w:id="485" w:author="果果兔出没" w:date="2024-11-10T21:18:13Z">
        <w:r>
          <w:rPr>
            <w:color w:val="404040"/>
            <w:spacing w:val="-4"/>
            <w:lang w:eastAsia="zh-CN"/>
            <w:rPrChange w:id="486" w:author="果果兔出没" w:date="2024-11-11T15:00:19Z">
              <w:rPr>
                <w:spacing w:val="-18"/>
              </w:rPr>
            </w:rPrChange>
          </w:rPr>
          <w:t xml:space="preserve"> </w:t>
        </w:r>
      </w:ins>
      <w:ins w:id="487" w:author="果果兔出没" w:date="2024-11-10T21:18:13Z">
        <w:r>
          <w:rPr>
            <w:color w:val="404040"/>
            <w:spacing w:val="-4"/>
            <w:lang w:eastAsia="zh-CN"/>
            <w:rPrChange w:id="488" w:author="果果兔出没" w:date="2024-11-11T15:00:19Z">
              <w:rPr/>
            </w:rPrChange>
          </w:rPr>
          <w:t>the predic</w:t>
        </w:r>
      </w:ins>
      <w:ins w:id="489" w:author="果果兔出没" w:date="2024-11-10T21:18:13Z">
        <w:r>
          <w:rPr>
            <w:color w:val="404040"/>
            <w:spacing w:val="-4"/>
            <w:lang w:eastAsia="zh-CN"/>
            <w:rPrChange w:id="490" w:author="果果兔出没" w:date="2024-11-11T15:00:19Z">
              <w:rPr>
                <w:spacing w:val="-1"/>
              </w:rPr>
            </w:rPrChange>
          </w:rPr>
          <w:t>tive models;</w:t>
        </w:r>
      </w:ins>
    </w:p>
    <w:p>
      <w:pPr>
        <w:pStyle w:val="2"/>
        <w:spacing w:before="0" w:beforeLines="0" w:afterLines="21" w:line="214" w:lineRule="auto"/>
        <w:ind w:left="1890" w:leftChars="900" w:right="0" w:rightChars="0" w:firstLine="0"/>
        <w:rPr>
          <w:ins w:id="492" w:author="果果兔出没" w:date="2024-11-10T21:18:13Z"/>
        </w:rPr>
        <w:pPrChange w:id="491" w:author="果果兔出没" w:date="2024-11-12T15:10:27Z">
          <w:pPr>
            <w:pStyle w:val="2"/>
            <w:spacing w:before="146" w:line="282" w:lineRule="auto"/>
            <w:ind w:left="1732" w:right="211" w:hanging="133"/>
          </w:pPr>
        </w:pPrChange>
      </w:pPr>
      <w:ins w:id="493" w:author="果果兔出没" w:date="2024-11-10T21:18:13Z">
        <w:r>
          <w:rPr/>
          <w:t>•</w:t>
        </w:r>
      </w:ins>
      <w:ins w:id="494" w:author="果果兔出没" w:date="2024-11-10T21:18:13Z">
        <w:r>
          <w:rPr>
            <w:spacing w:val="35"/>
          </w:rPr>
          <w:t xml:space="preserve"> </w:t>
        </w:r>
      </w:ins>
      <w:ins w:id="495" w:author="果果兔出没" w:date="2024-11-10T21:18:13Z">
        <w:r>
          <w:rPr>
            <w:color w:val="404040"/>
            <w:spacing w:val="-4"/>
            <w:lang w:eastAsia="zh-CN"/>
            <w:rPrChange w:id="496" w:author="果果兔出没" w:date="2024-11-11T15:00:24Z">
              <w:rPr/>
            </w:rPrChange>
          </w:rPr>
          <w:t>As the group leader, organized team tasks, reported project meetings</w:t>
        </w:r>
      </w:ins>
      <w:ins w:id="497" w:author="果果兔出没" w:date="2024-11-10T21:18:13Z">
        <w:r>
          <w:rPr>
            <w:color w:val="404040"/>
            <w:spacing w:val="-4"/>
            <w:lang w:eastAsia="zh-CN"/>
            <w:rPrChange w:id="498" w:author="果果兔出没" w:date="2024-11-11T15:00:24Z">
              <w:rPr>
                <w:spacing w:val="-1"/>
              </w:rPr>
            </w:rPrChange>
          </w:rPr>
          <w:t>, and</w:t>
        </w:r>
      </w:ins>
      <w:ins w:id="499" w:author="果果兔出没" w:date="2024-11-10T21:18:13Z">
        <w:r>
          <w:rPr>
            <w:color w:val="404040"/>
            <w:spacing w:val="-4"/>
            <w:lang w:eastAsia="zh-CN"/>
            <w:rPrChange w:id="500" w:author="果果兔出没" w:date="2024-11-11T15:00:24Z">
              <w:rPr>
                <w:spacing w:val="8"/>
              </w:rPr>
            </w:rPrChange>
          </w:rPr>
          <w:t xml:space="preserve"> </w:t>
        </w:r>
      </w:ins>
      <w:ins w:id="501" w:author="果果兔出没" w:date="2024-11-10T21:18:13Z">
        <w:r>
          <w:rPr>
            <w:color w:val="404040"/>
            <w:spacing w:val="-4"/>
            <w:lang w:eastAsia="zh-CN"/>
            <w:rPrChange w:id="502" w:author="果果兔出没" w:date="2024-11-11T15:00:24Z">
              <w:rPr>
                <w:spacing w:val="-1"/>
              </w:rPr>
            </w:rPrChange>
          </w:rPr>
          <w:t>facilitated technical</w:t>
        </w:r>
      </w:ins>
      <w:ins w:id="503" w:author="果果兔出没" w:date="2024-11-10T21:18:13Z">
        <w:r>
          <w:rPr>
            <w:color w:val="404040"/>
            <w:spacing w:val="-4"/>
            <w:lang w:eastAsia="zh-CN"/>
            <w:rPrChange w:id="504" w:author="果果兔出没" w:date="2024-11-11T15:00:24Z">
              <w:rPr>
                <w:spacing w:val="8"/>
              </w:rPr>
            </w:rPrChange>
          </w:rPr>
          <w:t xml:space="preserve"> </w:t>
        </w:r>
      </w:ins>
      <w:ins w:id="505" w:author="果果兔出没" w:date="2024-11-10T21:18:13Z">
        <w:r>
          <w:rPr>
            <w:color w:val="404040"/>
            <w:spacing w:val="-4"/>
            <w:lang w:eastAsia="zh-CN"/>
            <w:rPrChange w:id="506" w:author="果果兔出没" w:date="2024-11-11T15:00:24Z">
              <w:rPr>
                <w:spacing w:val="-1"/>
              </w:rPr>
            </w:rPrChange>
          </w:rPr>
          <w:t>exchanges</w:t>
        </w:r>
      </w:ins>
      <w:ins w:id="507" w:author="果果兔出没" w:date="2024-11-10T21:18:13Z">
        <w:r>
          <w:rPr>
            <w:color w:val="404040"/>
            <w:spacing w:val="-4"/>
            <w:lang w:eastAsia="zh-CN"/>
            <w:rPrChange w:id="508" w:author="果果兔出没" w:date="2024-11-11T15:00:24Z">
              <w:rPr>
                <w:spacing w:val="6"/>
              </w:rPr>
            </w:rPrChange>
          </w:rPr>
          <w:t xml:space="preserve"> </w:t>
        </w:r>
      </w:ins>
      <w:ins w:id="509" w:author="果果兔出没" w:date="2024-11-10T21:18:13Z">
        <w:r>
          <w:rPr>
            <w:color w:val="404040"/>
            <w:spacing w:val="-4"/>
            <w:lang w:eastAsia="zh-CN"/>
            <w:rPrChange w:id="510" w:author="果果兔出没" w:date="2024-11-11T15:00:24Z">
              <w:rPr>
                <w:spacing w:val="-1"/>
              </w:rPr>
            </w:rPrChange>
          </w:rPr>
          <w:t>among team</w:t>
        </w:r>
      </w:ins>
      <w:ins w:id="511" w:author="果果兔出没" w:date="2024-11-10T21:18:13Z">
        <w:r>
          <w:rPr>
            <w:color w:val="404040"/>
            <w:spacing w:val="-4"/>
            <w:lang w:eastAsia="zh-CN"/>
            <w:rPrChange w:id="512" w:author="果果兔出没" w:date="2024-11-11T15:00:24Z">
              <w:rPr/>
            </w:rPrChange>
          </w:rPr>
          <w:t xml:space="preserve"> </w:t>
        </w:r>
      </w:ins>
      <w:ins w:id="513" w:author="果果兔出没" w:date="2024-11-10T21:18:13Z">
        <w:r>
          <w:rPr>
            <w:color w:val="404040"/>
            <w:spacing w:val="-4"/>
            <w:lang w:eastAsia="zh-CN"/>
            <w:rPrChange w:id="514" w:author="果果兔出没" w:date="2024-11-11T15:00:24Z">
              <w:rPr>
                <w:spacing w:val="-1"/>
              </w:rPr>
            </w:rPrChange>
          </w:rPr>
          <w:t>members;</w:t>
        </w:r>
      </w:ins>
    </w:p>
    <w:p>
      <w:pPr>
        <w:pStyle w:val="2"/>
        <w:spacing w:before="0" w:beforeLines="0" w:afterLines="21" w:line="214" w:lineRule="auto"/>
        <w:ind w:left="1890" w:leftChars="900" w:right="0" w:rightChars="0"/>
        <w:rPr>
          <w:ins w:id="516" w:author="果果兔出没" w:date="2024-11-10T21:18:13Z"/>
        </w:rPr>
        <w:pPrChange w:id="515" w:author="果果兔出没" w:date="2024-11-12T15:10:27Z">
          <w:pPr>
            <w:pStyle w:val="2"/>
            <w:spacing w:before="138" w:line="192" w:lineRule="auto"/>
            <w:ind w:left="1599"/>
          </w:pPr>
        </w:pPrChange>
      </w:pPr>
      <w:ins w:id="517" w:author="果果兔出没" w:date="2024-11-10T21:18:13Z">
        <w:r>
          <w:rPr/>
          <w:t>•</w:t>
        </w:r>
      </w:ins>
      <w:ins w:id="518" w:author="果果兔出没" w:date="2024-11-10T21:18:13Z">
        <w:r>
          <w:rPr>
            <w:spacing w:val="37"/>
          </w:rPr>
          <w:t xml:space="preserve"> </w:t>
        </w:r>
      </w:ins>
      <w:ins w:id="519" w:author="果果兔出没" w:date="2024-11-10T21:18:13Z">
        <w:r>
          <w:rPr>
            <w:color w:val="404040"/>
            <w:spacing w:val="-4"/>
            <w:lang w:eastAsia="zh-CN"/>
            <w:rPrChange w:id="520" w:author="果果兔出没" w:date="2024-11-11T15:00:27Z">
              <w:rPr/>
            </w:rPrChange>
          </w:rPr>
          <w:t>Responsible for writing the r</w:t>
        </w:r>
      </w:ins>
      <w:ins w:id="521" w:author="果果兔出没" w:date="2024-11-10T21:18:13Z">
        <w:r>
          <w:rPr>
            <w:color w:val="404040"/>
            <w:spacing w:val="-4"/>
            <w:lang w:eastAsia="zh-CN"/>
            <w:rPrChange w:id="522" w:author="果果兔出没" w:date="2024-11-11T15:00:27Z">
              <w:rPr>
                <w:spacing w:val="-1"/>
              </w:rPr>
            </w:rPrChange>
          </w:rPr>
          <w:t>esearch report.</w:t>
        </w:r>
      </w:ins>
    </w:p>
    <w:p>
      <w:pPr>
        <w:pStyle w:val="2"/>
        <w:spacing w:before="0" w:beforeLines="0" w:afterLines="21" w:line="214" w:lineRule="auto"/>
        <w:ind w:left="1693" w:right="0" w:rightChars="0" w:hanging="1693"/>
        <w:rPr>
          <w:ins w:id="524" w:author="果果兔出没" w:date="2024-11-10T21:33:25Z"/>
          <w:rFonts w:hint="default"/>
          <w:b/>
          <w:bCs/>
          <w:color w:val="404040"/>
          <w:spacing w:val="-4"/>
          <w:lang w:val="en-US"/>
        </w:rPr>
        <w:pPrChange w:id="523" w:author="果果兔出没" w:date="2024-11-12T15:10:27Z">
          <w:pPr>
            <w:pStyle w:val="2"/>
            <w:spacing w:before="145" w:line="279" w:lineRule="auto"/>
            <w:ind w:left="1739" w:right="5818" w:hanging="1693"/>
          </w:pPr>
        </w:pPrChange>
      </w:pPr>
      <w:ins w:id="525" w:author="果果兔出没" w:date="2024-11-11T14:46:48Z">
        <w:r>
          <w:rPr>
            <w:b/>
            <w:bCs/>
            <w:color w:val="404040"/>
            <w:spacing w:val="0"/>
          </w:rPr>
          <w:drawing>
            <wp:inline distT="0" distB="0" distL="0" distR="0">
              <wp:extent cx="66040" cy="66675"/>
              <wp:effectExtent l="0" t="0" r="10160" b="9525"/>
              <wp:docPr id="3" name="IM 1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 1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527" w:author="果果兔出没" w:date="2024-11-11T14:46:59Z">
        <w:r>
          <w:rPr>
            <w:b/>
            <w:bCs/>
            <w:color w:val="404040"/>
            <w:spacing w:val="11"/>
            <w:w w:val="101"/>
          </w:rPr>
          <w:t xml:space="preserve">  </w:t>
        </w:r>
      </w:ins>
      <w:ins w:id="528" w:author="果果兔出没" w:date="2024-11-10T21:18:13Z">
        <w:r>
          <w:rPr>
            <w:b/>
            <w:bCs/>
            <w:color w:val="404040"/>
            <w:spacing w:val="0"/>
            <w:rPrChange w:id="529" w:author="果果兔出没" w:date="2024-11-11T14:46:27Z">
              <w:rPr>
                <w:b/>
                <w:bCs/>
                <w:color w:val="404040"/>
                <w:spacing w:val="-3"/>
              </w:rPr>
            </w:rPrChange>
          </w:rPr>
          <w:t>0</w:t>
        </w:r>
      </w:ins>
      <w:ins w:id="530" w:author="果果兔出没" w:date="2024-11-10T21:18:13Z">
        <w:r>
          <w:rPr>
            <w:b/>
            <w:bCs/>
            <w:color w:val="404040"/>
            <w:spacing w:val="0"/>
            <w:rPrChange w:id="531" w:author="果果兔出没" w:date="2024-11-11T14:46:18Z">
              <w:rPr>
                <w:b/>
                <w:bCs/>
                <w:color w:val="404040"/>
                <w:spacing w:val="-3"/>
              </w:rPr>
            </w:rPrChange>
          </w:rPr>
          <w:t>6/2023-09/2023</w:t>
        </w:r>
      </w:ins>
      <w:ins w:id="532" w:author="果果兔出没" w:date="2024-11-11T14:45:49Z">
        <w:r>
          <w:rPr>
            <w:rFonts w:hint="eastAsia" w:eastAsia="SimSun"/>
            <w:b/>
            <w:bCs/>
            <w:color w:val="404040"/>
            <w:lang w:val="en-US" w:eastAsia="zh-CN"/>
          </w:rPr>
          <w:t xml:space="preserve">   </w:t>
        </w:r>
      </w:ins>
      <w:ins w:id="533" w:author="果果兔出没" w:date="2024-11-10T21:18:13Z">
        <w:r>
          <w:rPr>
            <w:b/>
            <w:bCs/>
            <w:color w:val="404040"/>
            <w:spacing w:val="-3"/>
          </w:rPr>
          <w:t>UG Summer Re</w:t>
        </w:r>
      </w:ins>
      <w:ins w:id="534" w:author="果果兔出没" w:date="2024-11-10T21:18:13Z">
        <w:r>
          <w:rPr>
            <w:b/>
            <w:bCs/>
            <w:color w:val="404040"/>
            <w:spacing w:val="-4"/>
          </w:rPr>
          <w:t xml:space="preserve">search Internship </w:t>
        </w:r>
      </w:ins>
      <w:ins w:id="535" w:author="果果兔出没" w:date="2024-11-10T21:33:00Z">
        <w:r>
          <w:rPr>
            <w:rFonts w:hint="default"/>
            <w:b/>
            <w:bCs/>
            <w:color w:val="404040"/>
            <w:spacing w:val="-4"/>
            <w:lang w:val="en-US"/>
          </w:rPr>
          <w:t>20</w:t>
        </w:r>
      </w:ins>
      <w:ins w:id="536" w:author="果果兔出没" w:date="2024-11-10T21:33:01Z">
        <w:r>
          <w:rPr>
            <w:rFonts w:hint="default"/>
            <w:b/>
            <w:bCs/>
            <w:color w:val="404040"/>
            <w:spacing w:val="-4"/>
            <w:lang w:val="en-US"/>
          </w:rPr>
          <w:t>23</w:t>
        </w:r>
      </w:ins>
    </w:p>
    <w:p>
      <w:pPr>
        <w:pStyle w:val="2"/>
        <w:spacing w:before="0" w:beforeLines="0" w:afterLines="21" w:line="214" w:lineRule="auto"/>
        <w:ind w:left="1890" w:leftChars="900" w:right="0" w:rightChars="0" w:firstLine="0"/>
        <w:rPr>
          <w:ins w:id="538" w:author="果果兔出没" w:date="2024-11-10T21:18:13Z"/>
        </w:rPr>
        <w:pPrChange w:id="537" w:author="果果兔出没" w:date="2024-11-12T15:10:27Z">
          <w:pPr>
            <w:pStyle w:val="2"/>
            <w:spacing w:before="145" w:line="279" w:lineRule="auto"/>
            <w:ind w:left="1739" w:right="5818" w:hanging="1693"/>
          </w:pPr>
        </w:pPrChange>
      </w:pPr>
      <w:ins w:id="539" w:author="果果兔出没" w:date="2024-11-10T21:18:13Z">
        <w:r>
          <w:rPr>
            <w:b/>
            <w:bCs/>
            <w:color w:val="404040"/>
          </w:rPr>
          <w:t xml:space="preserve">Supervisor: </w:t>
        </w:r>
      </w:ins>
      <w:ins w:id="540" w:author="果果兔出没" w:date="2024-11-10T21:18:13Z">
        <w:r>
          <w:rPr>
            <w:color w:val="404040"/>
          </w:rPr>
          <w:t>Prof. Tsu</w:t>
        </w:r>
      </w:ins>
      <w:ins w:id="541" w:author="果果兔出没" w:date="2024-11-10T21:18:13Z">
        <w:r>
          <w:rPr>
            <w:color w:val="404040"/>
            <w:spacing w:val="-1"/>
          </w:rPr>
          <w:t>ng-Yi Ho</w:t>
        </w:r>
      </w:ins>
    </w:p>
    <w:p>
      <w:pPr>
        <w:pStyle w:val="2"/>
        <w:spacing w:before="0" w:beforeLines="0" w:afterLines="21" w:line="214" w:lineRule="auto"/>
        <w:ind w:left="1890" w:leftChars="900" w:right="0"/>
        <w:rPr>
          <w:ins w:id="543" w:author="果果兔出没" w:date="2024-11-10T22:37:48Z"/>
          <w:color w:val="404040"/>
        </w:rPr>
        <w:pPrChange w:id="542" w:author="果果兔出没" w:date="2024-11-12T15:10:27Z">
          <w:pPr>
            <w:pStyle w:val="2"/>
            <w:spacing w:before="148" w:line="334" w:lineRule="auto"/>
            <w:ind w:left="1734" w:right="531"/>
          </w:pPr>
        </w:pPrChange>
      </w:pPr>
      <w:ins w:id="544" w:author="果果兔出没" w:date="2024-11-10T21:18:13Z">
        <w:r>
          <w:rPr>
            <w:b/>
            <w:bCs/>
            <w:color w:val="404040"/>
          </w:rPr>
          <w:t xml:space="preserve">Research Topic: </w:t>
        </w:r>
      </w:ins>
      <w:ins w:id="545" w:author="果果兔出没" w:date="2024-11-10T21:18:13Z">
        <w:r>
          <w:rPr>
            <w:color w:val="404040"/>
          </w:rPr>
          <w:t>Exploring Adversarial Attacks on Gender Recognition Deepface API</w:t>
        </w:r>
      </w:ins>
      <w:ins w:id="546" w:author="果果兔出没" w:date="2024-11-10T21:18:13Z">
        <w:r>
          <w:rPr>
            <w:color w:val="404040"/>
            <w:spacing w:val="-1"/>
          </w:rPr>
          <w:t>: A</w:t>
        </w:r>
      </w:ins>
      <w:ins w:id="547" w:author="果果兔出没" w:date="2024-11-10T21:18:13Z">
        <w:r>
          <w:rPr>
            <w:color w:val="404040"/>
            <w:spacing w:val="4"/>
          </w:rPr>
          <w:t xml:space="preserve"> </w:t>
        </w:r>
      </w:ins>
      <w:ins w:id="548" w:author="果果兔出没" w:date="2024-11-10T21:18:13Z">
        <w:r>
          <w:rPr>
            <w:color w:val="404040"/>
            <w:spacing w:val="-1"/>
          </w:rPr>
          <w:t>Comprehensive</w:t>
        </w:r>
      </w:ins>
      <w:ins w:id="549" w:author="果果兔出没" w:date="2024-11-10T21:18:13Z">
        <w:r>
          <w:rPr>
            <w:color w:val="404040"/>
            <w:spacing w:val="11"/>
          </w:rPr>
          <w:t xml:space="preserve"> </w:t>
        </w:r>
      </w:ins>
      <w:ins w:id="550" w:author="果果兔出没" w:date="2024-11-10T21:18:13Z">
        <w:r>
          <w:rPr>
            <w:color w:val="404040"/>
            <w:spacing w:val="-1"/>
          </w:rPr>
          <w:t>Study</w:t>
        </w:r>
      </w:ins>
      <w:ins w:id="551" w:author="果果兔出没" w:date="2024-11-10T21:18:13Z">
        <w:r>
          <w:rPr>
            <w:color w:val="404040"/>
          </w:rPr>
          <w:t xml:space="preserve"> </w:t>
        </w:r>
      </w:ins>
    </w:p>
    <w:p>
      <w:pPr>
        <w:pStyle w:val="2"/>
        <w:spacing w:before="0" w:beforeLines="0" w:afterLines="21" w:line="214" w:lineRule="auto"/>
        <w:ind w:left="1890" w:leftChars="900" w:right="0"/>
        <w:rPr>
          <w:ins w:id="553" w:author="果果兔出没" w:date="2024-11-10T21:18:13Z"/>
        </w:rPr>
        <w:pPrChange w:id="552" w:author="果果兔出没" w:date="2024-11-12T15:10:27Z">
          <w:pPr>
            <w:pStyle w:val="2"/>
            <w:spacing w:before="148" w:line="334" w:lineRule="auto"/>
            <w:ind w:left="1734" w:right="531"/>
          </w:pPr>
        </w:pPrChange>
      </w:pPr>
      <w:ins w:id="554" w:author="果果兔出没" w:date="2024-11-10T21:18:13Z">
        <w:r>
          <w:rPr>
            <w:b/>
            <w:bCs/>
            <w:color w:val="404040"/>
            <w:spacing w:val="-1"/>
          </w:rPr>
          <w:t>My Duties:</w:t>
        </w:r>
      </w:ins>
    </w:p>
    <w:p>
      <w:pPr>
        <w:pStyle w:val="2"/>
        <w:spacing w:before="0" w:beforeLines="0" w:afterLines="21" w:line="214" w:lineRule="auto"/>
        <w:ind w:left="2070" w:leftChars="900" w:hanging="180" w:hangingChars="100"/>
        <w:rPr>
          <w:ins w:id="556" w:author="果果兔出没" w:date="2024-11-10T21:18:13Z"/>
        </w:rPr>
        <w:pPrChange w:id="555" w:author="果果兔出没" w:date="2024-11-12T15:10:27Z">
          <w:pPr>
            <w:pStyle w:val="2"/>
            <w:spacing w:before="44" w:line="192" w:lineRule="auto"/>
            <w:ind w:left="1599"/>
          </w:pPr>
        </w:pPrChange>
      </w:pPr>
      <w:ins w:id="557" w:author="果果兔出没" w:date="2024-11-10T21:18:13Z">
        <w:r>
          <w:rPr/>
          <w:t>•</w:t>
        </w:r>
      </w:ins>
      <w:ins w:id="558" w:author="果果兔出没" w:date="2024-11-10T21:18:13Z">
        <w:r>
          <w:rPr>
            <w:spacing w:val="40"/>
            <w:w w:val="102"/>
          </w:rPr>
          <w:t xml:space="preserve"> </w:t>
        </w:r>
      </w:ins>
      <w:ins w:id="559" w:author="果果兔出没" w:date="2024-11-10T21:18:13Z">
        <w:r>
          <w:rPr>
            <w:color w:val="404040"/>
            <w:spacing w:val="-4"/>
            <w:lang w:eastAsia="zh-CN"/>
            <w:rPrChange w:id="560" w:author="果果兔出没" w:date="2024-11-11T15:00:39Z">
              <w:rPr/>
            </w:rPrChange>
          </w:rPr>
          <w:t>Conducted attack experiments on the DeepFace</w:t>
        </w:r>
      </w:ins>
      <w:ins w:id="561" w:author="果果兔出没" w:date="2024-11-10T21:18:13Z">
        <w:r>
          <w:rPr>
            <w:color w:val="404040"/>
            <w:spacing w:val="-4"/>
            <w:lang w:eastAsia="zh-CN"/>
            <w:rPrChange w:id="562" w:author="果果兔出没" w:date="2024-11-11T15:00:39Z">
              <w:rPr>
                <w:spacing w:val="-9"/>
              </w:rPr>
            </w:rPrChange>
          </w:rPr>
          <w:t xml:space="preserve"> </w:t>
        </w:r>
      </w:ins>
      <w:ins w:id="563" w:author="果果兔出没" w:date="2024-11-10T21:18:13Z">
        <w:r>
          <w:rPr>
            <w:color w:val="404040"/>
            <w:spacing w:val="-4"/>
            <w:lang w:eastAsia="zh-CN"/>
            <w:rPrChange w:id="564" w:author="果果兔出没" w:date="2024-11-11T15:00:39Z">
              <w:rPr/>
            </w:rPrChange>
          </w:rPr>
          <w:t>API, analyzed resul</w:t>
        </w:r>
      </w:ins>
      <w:ins w:id="565" w:author="果果兔出没" w:date="2024-11-10T21:18:13Z">
        <w:r>
          <w:rPr>
            <w:color w:val="404040"/>
            <w:spacing w:val="-4"/>
            <w:lang w:eastAsia="zh-CN"/>
            <w:rPrChange w:id="566" w:author="果果兔出没" w:date="2024-11-11T15:00:39Z">
              <w:rPr>
                <w:spacing w:val="-1"/>
              </w:rPr>
            </w:rPrChange>
          </w:rPr>
          <w:t>ts,</w:t>
        </w:r>
      </w:ins>
      <w:ins w:id="567" w:author="果果兔出没" w:date="2024-11-10T21:18:13Z">
        <w:r>
          <w:rPr>
            <w:color w:val="404040"/>
            <w:spacing w:val="-4"/>
            <w:lang w:eastAsia="zh-CN"/>
            <w:rPrChange w:id="568" w:author="果果兔出没" w:date="2024-11-11T15:00:39Z">
              <w:rPr>
                <w:spacing w:val="7"/>
              </w:rPr>
            </w:rPrChange>
          </w:rPr>
          <w:t xml:space="preserve"> </w:t>
        </w:r>
      </w:ins>
      <w:ins w:id="569" w:author="果果兔出没" w:date="2024-11-10T21:18:13Z">
        <w:r>
          <w:rPr>
            <w:color w:val="404040"/>
            <w:spacing w:val="-4"/>
            <w:lang w:eastAsia="zh-CN"/>
            <w:rPrChange w:id="570" w:author="果果兔出没" w:date="2024-11-11T15:00:39Z">
              <w:rPr>
                <w:spacing w:val="-1"/>
              </w:rPr>
            </w:rPrChange>
          </w:rPr>
          <w:t>and</w:t>
        </w:r>
      </w:ins>
      <w:ins w:id="571" w:author="果果兔出没" w:date="2024-11-10T21:18:13Z">
        <w:r>
          <w:rPr>
            <w:color w:val="404040"/>
            <w:spacing w:val="-4"/>
            <w:lang w:eastAsia="zh-CN"/>
            <w:rPrChange w:id="572" w:author="果果兔出没" w:date="2024-11-11T15:00:39Z">
              <w:rPr>
                <w:spacing w:val="8"/>
              </w:rPr>
            </w:rPrChange>
          </w:rPr>
          <w:t xml:space="preserve"> </w:t>
        </w:r>
      </w:ins>
      <w:ins w:id="573" w:author="果果兔出没" w:date="2024-11-10T21:18:13Z">
        <w:r>
          <w:rPr>
            <w:color w:val="404040"/>
            <w:spacing w:val="-4"/>
            <w:lang w:eastAsia="zh-CN"/>
            <w:rPrChange w:id="574" w:author="果果兔出没" w:date="2024-11-11T15:00:39Z">
              <w:rPr>
                <w:spacing w:val="-1"/>
              </w:rPr>
            </w:rPrChange>
          </w:rPr>
          <w:t>evaluated the</w:t>
        </w:r>
      </w:ins>
      <w:ins w:id="575" w:author="果果兔出没" w:date="2024-11-10T21:18:13Z">
        <w:r>
          <w:rPr>
            <w:color w:val="404040"/>
            <w:spacing w:val="-4"/>
            <w:lang w:eastAsia="zh-CN"/>
            <w:rPrChange w:id="576" w:author="果果兔出没" w:date="2024-11-11T15:00:39Z">
              <w:rPr>
                <w:spacing w:val="-8"/>
              </w:rPr>
            </w:rPrChange>
          </w:rPr>
          <w:t xml:space="preserve"> </w:t>
        </w:r>
      </w:ins>
      <w:ins w:id="577" w:author="果果兔出没" w:date="2024-11-10T21:18:13Z">
        <w:r>
          <w:rPr>
            <w:color w:val="404040"/>
            <w:spacing w:val="-4"/>
            <w:lang w:eastAsia="zh-CN"/>
            <w:rPrChange w:id="578" w:author="果果兔出没" w:date="2024-11-11T15:00:39Z">
              <w:rPr>
                <w:spacing w:val="-1"/>
              </w:rPr>
            </w:rPrChange>
          </w:rPr>
          <w:t>API's</w:t>
        </w:r>
      </w:ins>
      <w:ins w:id="579" w:author="果果兔出没" w:date="2024-11-10T21:18:13Z">
        <w:r>
          <w:rPr>
            <w:color w:val="404040"/>
            <w:spacing w:val="-4"/>
            <w:lang w:eastAsia="zh-CN"/>
            <w:rPrChange w:id="580" w:author="果果兔出没" w:date="2024-11-11T15:00:39Z">
              <w:rPr>
                <w:spacing w:val="1"/>
              </w:rPr>
            </w:rPrChange>
          </w:rPr>
          <w:t xml:space="preserve"> </w:t>
        </w:r>
      </w:ins>
      <w:ins w:id="581" w:author="果果兔出没" w:date="2024-11-10T21:18:13Z">
        <w:r>
          <w:rPr>
            <w:color w:val="404040"/>
            <w:spacing w:val="-4"/>
            <w:lang w:eastAsia="zh-CN"/>
            <w:rPrChange w:id="582" w:author="果果兔出没" w:date="2024-11-11T15:00:39Z">
              <w:rPr>
                <w:spacing w:val="-1"/>
              </w:rPr>
            </w:rPrChange>
          </w:rPr>
          <w:t>robustness.</w:t>
        </w:r>
      </w:ins>
    </w:p>
    <w:p>
      <w:pPr>
        <w:pStyle w:val="2"/>
        <w:spacing w:before="0" w:beforeLines="0" w:afterLines="21" w:line="214" w:lineRule="auto"/>
        <w:ind w:left="1890" w:leftChars="900"/>
        <w:rPr>
          <w:ins w:id="584" w:author="果果兔出没" w:date="2024-11-10T21:18:13Z"/>
        </w:rPr>
        <w:pPrChange w:id="583" w:author="果果兔出没" w:date="2024-11-12T15:10:27Z">
          <w:pPr>
            <w:pStyle w:val="2"/>
            <w:spacing w:before="156" w:line="186" w:lineRule="auto"/>
            <w:ind w:left="1734"/>
          </w:pPr>
        </w:pPrChange>
      </w:pPr>
      <w:ins w:id="585" w:author="果果兔出没" w:date="2024-11-10T21:18:13Z">
        <w:r>
          <w:rPr>
            <w:b/>
            <w:bCs/>
            <w:color w:val="404040"/>
            <w:spacing w:val="-1"/>
          </w:rPr>
          <w:t>Research Findings:</w:t>
        </w:r>
      </w:ins>
    </w:p>
    <w:p>
      <w:pPr>
        <w:pStyle w:val="2"/>
        <w:spacing w:before="0" w:beforeLines="0" w:afterLines="21" w:line="214" w:lineRule="auto"/>
        <w:ind w:left="2030" w:leftChars="900" w:right="0" w:hanging="140" w:hangingChars="79"/>
        <w:rPr>
          <w:ins w:id="587" w:author="果果兔出没" w:date="2024-11-10T21:18:13Z"/>
          <w:rFonts w:hint="default"/>
          <w:lang w:val="en-US"/>
        </w:rPr>
        <w:pPrChange w:id="586" w:author="果果兔出没" w:date="2024-11-12T15:10:27Z">
          <w:pPr>
            <w:pStyle w:val="2"/>
            <w:spacing w:before="142" w:line="277" w:lineRule="auto"/>
            <w:ind w:left="1739" w:right="678" w:hanging="140"/>
          </w:pPr>
        </w:pPrChange>
      </w:pPr>
      <w:ins w:id="588" w:author="果果兔出没" w:date="2024-11-10T21:18:13Z">
        <w:r>
          <w:rPr>
            <w:color w:val="404040"/>
            <w:spacing w:val="-1"/>
          </w:rPr>
          <w:t>•</w:t>
        </w:r>
      </w:ins>
      <w:ins w:id="589" w:author="果果兔出没" w:date="2024-11-10T21:18:13Z">
        <w:r>
          <w:rPr>
            <w:color w:val="404040"/>
            <w:spacing w:val="37"/>
            <w:w w:val="101"/>
          </w:rPr>
          <w:t xml:space="preserve"> </w:t>
        </w:r>
      </w:ins>
      <w:ins w:id="590" w:author="果果兔出没" w:date="2024-11-10T21:18:13Z">
        <w:r>
          <w:rPr>
            <w:color w:val="404040"/>
            <w:spacing w:val="-1"/>
          </w:rPr>
          <w:t>Discovered that while the DeepFace API effectively identified gender information with c</w:t>
        </w:r>
      </w:ins>
      <w:ins w:id="591" w:author="果果兔出没" w:date="2024-11-10T21:18:13Z">
        <w:r>
          <w:rPr>
            <w:color w:val="404040"/>
            <w:spacing w:val="-2"/>
          </w:rPr>
          <w:t>lean data, its robustness</w:t>
        </w:r>
      </w:ins>
      <w:ins w:id="592" w:author="果果兔出没" w:date="2024-11-10T21:18:13Z">
        <w:r>
          <w:rPr>
            <w:color w:val="404040"/>
          </w:rPr>
          <w:t xml:space="preserve"> </w:t>
        </w:r>
      </w:ins>
      <w:ins w:id="593" w:author="果果兔出没" w:date="2024-11-10T21:18:13Z">
        <w:r>
          <w:rPr>
            <w:color w:val="404040"/>
            <w:spacing w:val="-1"/>
          </w:rPr>
          <w:t>significantly decreased when facing various adversarial attack st</w:t>
        </w:r>
      </w:ins>
      <w:ins w:id="594" w:author="果果兔出没" w:date="2024-11-10T21:18:13Z">
        <w:r>
          <w:rPr>
            <w:color w:val="404040"/>
            <w:spacing w:val="-2"/>
          </w:rPr>
          <w:t>rategies</w:t>
        </w:r>
      </w:ins>
      <w:r>
        <w:rPr>
          <w:rFonts w:hint="default"/>
          <w:color w:val="404040"/>
          <w:spacing w:val="-2"/>
          <w:lang w:val="en-US"/>
        </w:rPr>
        <w:t>;</w:t>
      </w:r>
    </w:p>
    <w:p>
      <w:pPr>
        <w:pStyle w:val="2"/>
        <w:spacing w:before="0" w:beforeLines="0" w:afterLines="21" w:line="214" w:lineRule="auto"/>
        <w:ind w:left="2030" w:leftChars="900" w:right="0" w:hanging="140" w:hangingChars="79"/>
        <w:rPr>
          <w:ins w:id="596" w:author="果果兔出没" w:date="2024-11-10T21:18:13Z"/>
          <w:rFonts w:hint="default"/>
          <w:lang w:val="en-US"/>
        </w:rPr>
        <w:pPrChange w:id="595" w:author="果果兔出没" w:date="2024-11-12T15:10:27Z">
          <w:pPr>
            <w:pStyle w:val="2"/>
            <w:spacing w:before="146" w:line="277" w:lineRule="auto"/>
            <w:ind w:left="1737" w:right="36" w:hanging="138"/>
          </w:pPr>
        </w:pPrChange>
      </w:pPr>
      <w:ins w:id="597" w:author="果果兔出没" w:date="2024-11-10T21:18:13Z">
        <w:r>
          <w:rPr>
            <w:color w:val="404040"/>
            <w:spacing w:val="-1"/>
          </w:rPr>
          <w:t>•</w:t>
        </w:r>
      </w:ins>
      <w:ins w:id="598" w:author="果果兔出没" w:date="2024-11-10T21:18:13Z">
        <w:r>
          <w:rPr>
            <w:color w:val="404040"/>
            <w:spacing w:val="32"/>
          </w:rPr>
          <w:t xml:space="preserve"> </w:t>
        </w:r>
      </w:ins>
      <w:ins w:id="599" w:author="果果兔出没" w:date="2024-11-10T21:18:13Z">
        <w:r>
          <w:rPr>
            <w:color w:val="404040"/>
            <w:spacing w:val="-1"/>
          </w:rPr>
          <w:t>Noted that Simple Black-box</w:t>
        </w:r>
      </w:ins>
      <w:ins w:id="600" w:author="果果兔出没" w:date="2024-11-10T21:18:13Z">
        <w:r>
          <w:rPr>
            <w:color w:val="404040"/>
            <w:spacing w:val="-11"/>
          </w:rPr>
          <w:t xml:space="preserve"> </w:t>
        </w:r>
      </w:ins>
      <w:ins w:id="601" w:author="果果兔出没" w:date="2024-11-10T21:18:13Z">
        <w:r>
          <w:rPr>
            <w:color w:val="404040"/>
            <w:spacing w:val="-1"/>
          </w:rPr>
          <w:t>Adversarial Attack had a relatively minor impact on DeepFace</w:t>
        </w:r>
      </w:ins>
      <w:ins w:id="602" w:author="果果兔出没" w:date="2024-11-10T21:18:13Z">
        <w:r>
          <w:rPr>
            <w:color w:val="404040"/>
            <w:spacing w:val="-2"/>
          </w:rPr>
          <w:t>, whereas Projected</w:t>
        </w:r>
      </w:ins>
      <w:ins w:id="603" w:author="果果兔出没" w:date="2024-11-10T21:18:13Z">
        <w:r>
          <w:rPr>
            <w:color w:val="404040"/>
          </w:rPr>
          <w:t xml:space="preserve"> </w:t>
        </w:r>
      </w:ins>
      <w:ins w:id="604" w:author="果果兔出没" w:date="2024-11-10T21:18:13Z">
        <w:r>
          <w:rPr>
            <w:color w:val="404040"/>
            <w:spacing w:val="-1"/>
          </w:rPr>
          <w:t>Gradient Descent and spatial transformation attacks had a pronounced effect</w:t>
        </w:r>
      </w:ins>
      <w:ins w:id="605" w:author="果果兔出没" w:date="2024-11-10T21:18:13Z">
        <w:r>
          <w:rPr>
            <w:color w:val="404040"/>
            <w:spacing w:val="5"/>
          </w:rPr>
          <w:t xml:space="preserve"> </w:t>
        </w:r>
      </w:ins>
      <w:ins w:id="606" w:author="果果兔出没" w:date="2024-11-10T21:18:13Z">
        <w:r>
          <w:rPr>
            <w:color w:val="404040"/>
            <w:spacing w:val="-1"/>
          </w:rPr>
          <w:t>on</w:t>
        </w:r>
      </w:ins>
      <w:ins w:id="607" w:author="果果兔出没" w:date="2024-11-10T21:18:13Z">
        <w:r>
          <w:rPr>
            <w:color w:val="404040"/>
          </w:rPr>
          <w:t xml:space="preserve"> </w:t>
        </w:r>
      </w:ins>
      <w:ins w:id="608" w:author="果果兔出没" w:date="2024-11-10T21:18:13Z">
        <w:r>
          <w:rPr>
            <w:color w:val="404040"/>
            <w:spacing w:val="-1"/>
          </w:rPr>
          <w:t>m</w:t>
        </w:r>
      </w:ins>
      <w:ins w:id="609" w:author="果果兔出没" w:date="2024-11-10T21:18:13Z">
        <w:r>
          <w:rPr>
            <w:color w:val="404040"/>
            <w:spacing w:val="-2"/>
          </w:rPr>
          <w:t>odel robustness</w:t>
        </w:r>
      </w:ins>
      <w:r>
        <w:rPr>
          <w:rFonts w:hint="default"/>
          <w:color w:val="404040"/>
          <w:spacing w:val="-2"/>
          <w:lang w:val="en-US"/>
        </w:rPr>
        <w:t>;</w:t>
      </w:r>
    </w:p>
    <w:p>
      <w:pPr>
        <w:pStyle w:val="2"/>
        <w:spacing w:before="0" w:beforeLines="0" w:afterLines="51" w:line="214" w:lineRule="auto"/>
        <w:ind w:left="2030" w:leftChars="900" w:right="0" w:hanging="140" w:hangingChars="79"/>
        <w:rPr>
          <w:ins w:id="611" w:author="果果兔出没" w:date="2024-11-10T21:18:13Z"/>
        </w:rPr>
        <w:pPrChange w:id="610" w:author="果果兔出没" w:date="2024-11-12T15:10:27Z">
          <w:pPr>
            <w:pStyle w:val="2"/>
            <w:spacing w:before="146" w:line="277" w:lineRule="auto"/>
            <w:ind w:left="1731" w:right="65" w:firstLine="4"/>
          </w:pPr>
        </w:pPrChange>
      </w:pPr>
      <w:ins w:id="612" w:author="果果兔出没" w:date="2024-11-10T21:18:13Z">
        <w:r>
          <w:rPr>
            <w:color w:val="404040"/>
            <w:spacing w:val="-1"/>
          </w:rPr>
          <w:t>•</w:t>
        </w:r>
      </w:ins>
      <w:ins w:id="613" w:author="果果兔出没" w:date="2024-11-10T21:18:13Z">
        <w:r>
          <w:rPr>
            <w:color w:val="404040"/>
            <w:spacing w:val="36"/>
            <w:w w:val="102"/>
          </w:rPr>
          <w:t xml:space="preserve"> </w:t>
        </w:r>
      </w:ins>
      <w:ins w:id="614" w:author="果果兔出没" w:date="2024-11-10T21:18:13Z">
        <w:r>
          <w:rPr>
            <w:color w:val="404040"/>
            <w:spacing w:val="-1"/>
          </w:rPr>
          <w:t>Revealed the DeepFace</w:t>
        </w:r>
      </w:ins>
      <w:ins w:id="615" w:author="果果兔出没" w:date="2024-11-10T21:18:13Z">
        <w:r>
          <w:rPr>
            <w:color w:val="404040"/>
            <w:spacing w:val="-11"/>
          </w:rPr>
          <w:t xml:space="preserve"> </w:t>
        </w:r>
      </w:ins>
      <w:ins w:id="616" w:author="果果兔出没" w:date="2024-11-10T21:18:13Z">
        <w:r>
          <w:rPr>
            <w:color w:val="404040"/>
            <w:spacing w:val="-1"/>
          </w:rPr>
          <w:t>API's reliance on hair-related features in gender classification and confidence var</w:t>
        </w:r>
      </w:ins>
      <w:ins w:id="617" w:author="果果兔出没" w:date="2024-11-10T21:18:13Z">
        <w:r>
          <w:rPr>
            <w:color w:val="404040"/>
            <w:spacing w:val="-2"/>
          </w:rPr>
          <w:t>iations across</w:t>
        </w:r>
      </w:ins>
      <w:ins w:id="618" w:author="果果兔出没" w:date="2024-11-10T22:41:28Z">
        <w:r>
          <w:rPr>
            <w:rFonts w:hint="default"/>
            <w:color w:val="404040"/>
            <w:spacing w:val="-2"/>
            <w:lang w:val="en-US"/>
          </w:rPr>
          <w:t xml:space="preserve"> </w:t>
        </w:r>
      </w:ins>
      <w:ins w:id="619" w:author="果果兔出没" w:date="2024-11-10T21:18:13Z">
        <w:r>
          <w:rPr>
            <w:color w:val="404040"/>
            <w:spacing w:val="-1"/>
          </w:rPr>
          <w:t>different racial groups, emphasizing the importance of</w:t>
        </w:r>
      </w:ins>
      <w:ins w:id="620" w:author="果果兔出没" w:date="2024-11-10T21:18:13Z">
        <w:r>
          <w:rPr>
            <w:color w:val="404040"/>
            <w:spacing w:val="-16"/>
          </w:rPr>
          <w:t xml:space="preserve"> </w:t>
        </w:r>
      </w:ins>
      <w:ins w:id="621" w:author="果果兔出没" w:date="2024-11-10T21:18:13Z">
        <w:r>
          <w:rPr>
            <w:color w:val="404040"/>
            <w:spacing w:val="-1"/>
          </w:rPr>
          <w:t>diversity and fairness in training datasets</w:t>
        </w:r>
      </w:ins>
      <w:ins w:id="622" w:author="果果兔出没" w:date="2024-11-10T21:18:13Z">
        <w:r>
          <w:rPr>
            <w:color w:val="404040"/>
            <w:spacing w:val="4"/>
          </w:rPr>
          <w:t xml:space="preserve"> </w:t>
        </w:r>
      </w:ins>
      <w:ins w:id="623" w:author="果果兔出没" w:date="2024-11-10T21:18:13Z">
        <w:r>
          <w:rPr>
            <w:color w:val="404040"/>
            <w:spacing w:val="-1"/>
          </w:rPr>
          <w:t>for building robust fac</w:t>
        </w:r>
      </w:ins>
      <w:ins w:id="624" w:author="果果兔出没" w:date="2024-11-10T21:18:13Z">
        <w:r>
          <w:rPr>
            <w:color w:val="404040"/>
            <w:spacing w:val="-2"/>
          </w:rPr>
          <w:t>ial</w:t>
        </w:r>
      </w:ins>
      <w:ins w:id="625" w:author="果果兔出没" w:date="2024-11-10T21:18:13Z">
        <w:r>
          <w:rPr>
            <w:color w:val="404040"/>
          </w:rPr>
          <w:t xml:space="preserve"> </w:t>
        </w:r>
      </w:ins>
      <w:ins w:id="626" w:author="果果兔出没" w:date="2024-11-10T21:18:13Z">
        <w:r>
          <w:rPr>
            <w:color w:val="404040"/>
            <w:spacing w:val="-1"/>
          </w:rPr>
          <w:t>recognition models.</w:t>
        </w:r>
      </w:ins>
    </w:p>
    <w:p>
      <w:pPr>
        <w:pStyle w:val="2"/>
        <w:spacing w:before="0" w:beforeLines="0" w:afterLines="0" w:line="214" w:lineRule="auto"/>
        <w:ind w:left="32"/>
        <w:rPr>
          <w:ins w:id="628" w:author="果果兔出没" w:date="2024-11-10T22:47:50Z"/>
          <w:rFonts w:hint="default"/>
          <w:b/>
          <w:bCs/>
          <w:spacing w:val="-1"/>
          <w:lang w:val="en-US" w:eastAsia="zh-CN"/>
        </w:rPr>
        <w:pPrChange w:id="627" w:author="果果兔出没" w:date="2024-11-12T15:10:27Z">
          <w:pPr>
            <w:pStyle w:val="2"/>
            <w:spacing w:before="157" w:line="188" w:lineRule="auto"/>
            <w:ind w:left="32"/>
          </w:pPr>
        </w:pPrChange>
      </w:pPr>
      <w:ins w:id="629" w:author="果果兔出没" w:date="2024-11-10T22:47:21Z">
        <w:r>
          <w:rPr>
            <w:rFonts w:hint="default"/>
            <w:b/>
            <w:bCs/>
            <w:spacing w:val="-1"/>
            <w:lang w:val="en-US" w:eastAsia="zh-CN"/>
          </w:rPr>
          <w:t>PUBLICATION</w:t>
        </w:r>
      </w:ins>
    </w:p>
    <w:p>
      <w:pPr>
        <w:pStyle w:val="2"/>
        <w:spacing w:before="120" w:beforeLines="0" w:afterLines="20" w:line="214" w:lineRule="auto"/>
        <w:ind w:left="1696" w:right="0" w:hanging="1696"/>
        <w:rPr>
          <w:ins w:id="631" w:author="果果兔出没" w:date="2024-11-10T22:48:15Z"/>
          <w:b/>
          <w:bCs/>
          <w:color w:val="404040"/>
        </w:rPr>
        <w:pPrChange w:id="630" w:author="果果兔出没" w:date="2024-11-12T15:10:27Z">
          <w:pPr>
            <w:pStyle w:val="2"/>
            <w:spacing w:before="150" w:line="326" w:lineRule="auto"/>
            <w:ind w:left="1739" w:right="3314" w:hanging="1696"/>
          </w:pPr>
        </w:pPrChange>
      </w:pPr>
      <w:ins w:id="632" w:author="果果兔出没" w:date="2024-11-12T14:44:12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36830</wp:posOffset>
                  </wp:positionV>
                  <wp:extent cx="6637655" cy="0"/>
                  <wp:effectExtent l="0" t="6350" r="0" b="6350"/>
                  <wp:wrapNone/>
                  <wp:docPr id="31" name="直接连接符 3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376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.7pt;margin-top:2.9pt;height:0pt;width:522.65pt;z-index:251672576;mso-width-relative:page;mso-height-relative:page;" filled="f" stroked="t" coordsize="21600,21600" o:gfxdata="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WAAAA&#10;ZHJzL1BLAQIUABQAAAAIAIdO4kCZ8B7N1QAAAAcBAAAPAAAAAAAAAAEAIAAAADgAAABkcnMvZG93&#10;bnJldi54bWxQSwECFAAUAAAACACHTuJAPCui8u0BAADMAwAADgAAAAAAAAABACAAAAA6AQAAZHJz&#10;L2Uyb0RvYy54bWxQSwUGAAAAAAYABgBZAQAAmQUAAAAA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ins>
      <w:del w:id="634" w:author="果果兔出没" w:date="2024-11-12T14:07:43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51435</wp:posOffset>
                  </wp:positionV>
                  <wp:extent cx="6634480" cy="0"/>
                  <wp:effectExtent l="0" t="6350" r="0" b="6350"/>
                  <wp:wrapNone/>
                  <wp:docPr id="49" name="直接连接符 4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3448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.6pt;margin-top:4.05pt;height:0pt;width:522.4pt;z-index:251664384;mso-width-relative:page;mso-height-relative:page;" filled="f" stroked="t" coordsize="21600,21600" o:gfxdata="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WAAAA&#10;ZHJzL1BLAQIUABQAAAAIAIdO4kBNhCq21AAAAAcBAAAPAAAAAAAAAAEAIAAAADgAAABkcnMvZG93&#10;bnJldi54bWxQSwECFAAUAAAACACHTuJA59uZ3O4BAADMAwAADgAAAAAAAAABACAAAAA5AQAAZHJz&#10;L2Uyb0RvYy54bWxQSwUGAAAAAAYABgBZAQAAmQUAAAAA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del>
      <w:ins w:id="636" w:author="果果兔出没" w:date="2024-11-10T22:47:51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10160" b="9525"/>
              <wp:docPr id="37" name="IM 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" name="IM 6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638" w:author="果果兔出没" w:date="2024-11-10T22:47:51Z">
        <w:r>
          <w:rPr>
            <w:b/>
            <w:bCs/>
            <w:color w:val="404040"/>
            <w:spacing w:val="11"/>
            <w:w w:val="102"/>
          </w:rPr>
          <w:t xml:space="preserve">  </w:t>
        </w:r>
      </w:ins>
      <w:ins w:id="639" w:author="果果兔出没" w:date="2024-11-10T22:47:51Z">
        <w:r>
          <w:rPr>
            <w:b/>
            <w:bCs/>
            <w:color w:val="404040"/>
            <w:spacing w:val="-3"/>
          </w:rPr>
          <w:t xml:space="preserve">02/2024-05/2024    Fatigue Driving Detection Technology based </w:t>
        </w:r>
      </w:ins>
      <w:ins w:id="640" w:author="果果兔出没" w:date="2024-11-10T22:47:51Z">
        <w:r>
          <w:rPr>
            <w:b/>
            <w:bCs/>
            <w:color w:val="404040"/>
            <w:spacing w:val="-4"/>
          </w:rPr>
          <w:t>on</w:t>
        </w:r>
      </w:ins>
      <w:ins w:id="641" w:author="果果兔出没" w:date="2024-11-12T14:15:10Z">
        <w:r>
          <w:rPr>
            <w:color w:val="404040"/>
            <w:spacing w:val="-1"/>
          </w:rPr>
          <w:t xml:space="preserve"> </w:t>
        </w:r>
      </w:ins>
      <w:ins w:id="642" w:author="果果兔出没" w:date="2024-11-10T22:47:51Z">
        <w:r>
          <w:rPr>
            <w:b/>
            <w:bCs/>
            <w:color w:val="404040"/>
            <w:spacing w:val="-4"/>
          </w:rPr>
          <w:t>EEG Signal,</w:t>
        </w:r>
      </w:ins>
      <w:r>
        <w:rPr>
          <w:color w:val="404040"/>
          <w:spacing w:val="45"/>
          <w:w w:val="101"/>
        </w:rPr>
        <w:t xml:space="preserve"> </w:t>
      </w:r>
      <w:ins w:id="643" w:author="果果兔出没" w:date="2024-11-10T22:47:51Z">
        <w:r>
          <w:rPr>
            <w:b/>
            <w:bCs/>
            <w:color w:val="404040"/>
            <w:spacing w:val="-4"/>
          </w:rPr>
          <w:t>First</w:t>
        </w:r>
      </w:ins>
      <w:ins w:id="644" w:author="果果兔出没" w:date="2024-11-10T22:47:51Z">
        <w:r>
          <w:rPr>
            <w:b/>
            <w:bCs/>
            <w:color w:val="404040"/>
            <w:spacing w:val="-17"/>
          </w:rPr>
          <w:t xml:space="preserve"> </w:t>
        </w:r>
      </w:ins>
      <w:ins w:id="645" w:author="果果兔出没" w:date="2024-11-10T22:47:51Z">
        <w:r>
          <w:rPr>
            <w:b/>
            <w:bCs/>
            <w:color w:val="404040"/>
            <w:spacing w:val="-4"/>
          </w:rPr>
          <w:t>Author</w:t>
        </w:r>
      </w:ins>
      <w:ins w:id="646" w:author="果果兔出没" w:date="2024-11-10T22:47:51Z">
        <w:r>
          <w:rPr>
            <w:b/>
            <w:bCs/>
            <w:color w:val="404040"/>
          </w:rPr>
          <w:t xml:space="preserve"> </w:t>
        </w:r>
      </w:ins>
    </w:p>
    <w:p>
      <w:pPr>
        <w:pStyle w:val="2"/>
        <w:spacing w:before="0" w:beforeLines="0" w:afterLines="21" w:line="214" w:lineRule="auto"/>
        <w:ind w:left="1890" w:leftChars="900" w:right="0" w:firstLine="0"/>
        <w:rPr>
          <w:ins w:id="648" w:author="果果兔出没" w:date="2024-11-10T22:47:51Z"/>
        </w:rPr>
        <w:pPrChange w:id="647" w:author="果果兔出没" w:date="2024-11-12T15:10:27Z">
          <w:pPr>
            <w:pStyle w:val="2"/>
            <w:spacing w:before="150" w:line="326" w:lineRule="auto"/>
            <w:ind w:left="1739" w:right="3314" w:hanging="1696"/>
          </w:pPr>
        </w:pPrChange>
      </w:pPr>
      <w:ins w:id="649" w:author="果果兔出没" w:date="2024-11-10T22:47:51Z">
        <w:r>
          <w:rPr>
            <w:b/>
            <w:bCs/>
            <w:color w:val="404040"/>
          </w:rPr>
          <w:t xml:space="preserve">Supervisor: </w:t>
        </w:r>
      </w:ins>
      <w:ins w:id="650" w:author="果果兔出没" w:date="2024-11-10T22:47:51Z">
        <w:r>
          <w:rPr>
            <w:color w:val="404040"/>
          </w:rPr>
          <w:t>Prof. Dej</w:t>
        </w:r>
      </w:ins>
      <w:ins w:id="651" w:author="果果兔出没" w:date="2024-11-10T22:47:51Z">
        <w:r>
          <w:rPr>
            <w:color w:val="404040"/>
            <w:spacing w:val="-1"/>
          </w:rPr>
          <w:t>an Marković</w:t>
        </w:r>
      </w:ins>
    </w:p>
    <w:p>
      <w:pPr>
        <w:pStyle w:val="2"/>
        <w:spacing w:before="0" w:beforeLines="0" w:beforeAutospacing="0" w:after="0" w:afterLines="21" w:afterAutospacing="0" w:line="214" w:lineRule="auto"/>
        <w:ind w:left="1890" w:leftChars="900" w:right="0" w:rightChars="0" w:firstLine="0" w:firstLineChars="0"/>
        <w:jc w:val="both"/>
        <w:rPr>
          <w:color w:val="404040"/>
        </w:rPr>
        <w:pPrChange w:id="652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900" w:right="0" w:rightChars="0" w:firstLine="0" w:firstLineChars="0"/>
            <w:jc w:val="both"/>
          </w:pPr>
        </w:pPrChange>
      </w:pPr>
      <w:ins w:id="653" w:author="果果兔出没" w:date="2024-11-10T22:47:51Z">
        <w:r>
          <w:rPr>
            <w:b/>
            <w:bCs/>
            <w:color w:val="404040"/>
          </w:rPr>
          <w:t xml:space="preserve">Publication: </w:t>
        </w:r>
      </w:ins>
      <w:ins w:id="654" w:author="果果兔出没" w:date="2024-11-10T22:47:51Z">
        <w:r>
          <w:rPr>
            <w:color w:val="404040"/>
          </w:rPr>
          <w:t>Publish</w:t>
        </w:r>
      </w:ins>
      <w:ins w:id="655" w:author="果果兔出没" w:date="2024-11-10T22:47:51Z">
        <w:r>
          <w:rPr>
            <w:color w:val="404040"/>
            <w:spacing w:val="-1"/>
          </w:rPr>
          <w:t>ed in Transactions on Computer Science</w:t>
        </w:r>
      </w:ins>
      <w:ins w:id="656" w:author="果果兔出没" w:date="2024-11-10T22:47:51Z">
        <w:r>
          <w:rPr>
            <w:color w:val="404040"/>
            <w:spacing w:val="6"/>
          </w:rPr>
          <w:t xml:space="preserve"> </w:t>
        </w:r>
      </w:ins>
      <w:ins w:id="657" w:author="果果兔出没" w:date="2024-11-10T22:47:51Z">
        <w:r>
          <w:rPr>
            <w:color w:val="404040"/>
            <w:spacing w:val="-1"/>
          </w:rPr>
          <w:t>and</w:t>
        </w:r>
      </w:ins>
      <w:ins w:id="658" w:author="果果兔出没" w:date="2024-11-10T22:47:51Z">
        <w:r>
          <w:rPr>
            <w:color w:val="404040"/>
            <w:spacing w:val="6"/>
          </w:rPr>
          <w:t xml:space="preserve"> </w:t>
        </w:r>
      </w:ins>
      <w:ins w:id="659" w:author="果果兔出没" w:date="2024-11-10T22:47:51Z">
        <w:r>
          <w:rPr>
            <w:color w:val="404040"/>
            <w:spacing w:val="-1"/>
          </w:rPr>
          <w:t>Intelligent</w:t>
        </w:r>
      </w:ins>
      <w:ins w:id="660" w:author="果果兔出没" w:date="2024-11-10T22:47:51Z">
        <w:r>
          <w:rPr>
            <w:color w:val="404040"/>
            <w:spacing w:val="12"/>
          </w:rPr>
          <w:t xml:space="preserve"> </w:t>
        </w:r>
      </w:ins>
      <w:ins w:id="661" w:author="果果兔出没" w:date="2024-11-10T22:47:51Z">
        <w:r>
          <w:rPr>
            <w:color w:val="404040"/>
            <w:spacing w:val="-1"/>
          </w:rPr>
          <w:t>Systems</w:t>
        </w:r>
      </w:ins>
      <w:ins w:id="662" w:author="果果兔出没" w:date="2024-11-10T22:47:51Z">
        <w:r>
          <w:rPr>
            <w:color w:val="404040"/>
            <w:spacing w:val="3"/>
          </w:rPr>
          <w:t xml:space="preserve"> </w:t>
        </w:r>
      </w:ins>
      <w:ins w:id="663" w:author="果果兔出没" w:date="2024-11-10T22:47:51Z">
        <w:r>
          <w:rPr>
            <w:color w:val="404040"/>
            <w:spacing w:val="-1"/>
          </w:rPr>
          <w:t>Research</w:t>
        </w:r>
      </w:ins>
      <w:ins w:id="664" w:author="果果兔出没" w:date="2024-11-10T22:47:51Z">
        <w:r>
          <w:rPr>
            <w:color w:val="404040"/>
            <w:spacing w:val="9"/>
          </w:rPr>
          <w:t xml:space="preserve"> </w:t>
        </w:r>
      </w:ins>
      <w:ins w:id="665" w:author="果果兔出没" w:date="2024-11-10T22:47:51Z">
        <w:r>
          <w:rPr>
            <w:color w:val="404040"/>
            <w:spacing w:val="-1"/>
          </w:rPr>
          <w:t>(ISSN:</w:t>
        </w:r>
      </w:ins>
      <w:ins w:id="666" w:author="果果兔出没" w:date="2024-11-10T22:47:51Z">
        <w:r>
          <w:rPr>
            <w:color w:val="404040"/>
            <w:spacing w:val="4"/>
          </w:rPr>
          <w:t xml:space="preserve"> </w:t>
        </w:r>
      </w:ins>
      <w:ins w:id="667" w:author="果果兔出没" w:date="2024-11-10T22:47:51Z">
        <w:r>
          <w:rPr>
            <w:color w:val="404040"/>
            <w:spacing w:val="-1"/>
          </w:rPr>
          <w:t>2960-1800)</w:t>
        </w:r>
      </w:ins>
      <w:ins w:id="668" w:author="果果兔出没" w:date="2024-11-10T22:47:51Z">
        <w:r>
          <w:rPr>
            <w:color w:val="404040"/>
          </w:rPr>
          <w:t xml:space="preserve"> </w:t>
        </w:r>
      </w:ins>
    </w:p>
    <w:p>
      <w:pPr>
        <w:pStyle w:val="2"/>
        <w:spacing w:before="0" w:beforeLines="0" w:beforeAutospacing="0" w:after="0" w:afterLines="21" w:afterAutospacing="0" w:line="214" w:lineRule="auto"/>
        <w:ind w:left="1890" w:leftChars="900" w:right="0" w:rightChars="0" w:firstLine="0" w:firstLineChars="0"/>
        <w:jc w:val="both"/>
        <w:rPr>
          <w:ins w:id="670" w:author="果果兔出没" w:date="2024-11-10T22:47:51Z"/>
        </w:rPr>
        <w:pPrChange w:id="669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900" w:right="0" w:rightChars="0" w:firstLine="0" w:firstLineChars="0"/>
            <w:jc w:val="both"/>
          </w:pPr>
        </w:pPrChange>
      </w:pPr>
      <w:ins w:id="671" w:author="果果兔出没" w:date="2024-11-10T22:47:51Z">
        <w:r>
          <w:rPr>
            <w:b/>
            <w:bCs/>
            <w:color w:val="404040"/>
          </w:rPr>
          <w:t xml:space="preserve">Research Topic: </w:t>
        </w:r>
      </w:ins>
      <w:ins w:id="672" w:author="果果兔出没" w:date="2024-11-10T22:47:51Z">
        <w:r>
          <w:rPr>
            <w:color w:val="404040"/>
          </w:rPr>
          <w:t>Reviewed recent advancements in classification algor</w:t>
        </w:r>
      </w:ins>
      <w:ins w:id="673" w:author="果果兔出没" w:date="2024-11-10T22:47:51Z">
        <w:r>
          <w:rPr>
            <w:color w:val="404040"/>
            <w:spacing w:val="-1"/>
          </w:rPr>
          <w:t>ithms</w:t>
        </w:r>
      </w:ins>
      <w:ins w:id="674" w:author="果果兔出没" w:date="2024-11-10T22:47:51Z">
        <w:r>
          <w:rPr>
            <w:color w:val="404040"/>
            <w:spacing w:val="7"/>
          </w:rPr>
          <w:t xml:space="preserve"> </w:t>
        </w:r>
      </w:ins>
      <w:ins w:id="675" w:author="果果兔出没" w:date="2024-11-10T22:47:51Z">
        <w:r>
          <w:rPr>
            <w:color w:val="404040"/>
            <w:spacing w:val="-1"/>
          </w:rPr>
          <w:t>for</w:t>
        </w:r>
      </w:ins>
      <w:ins w:id="676" w:author="果果兔出没" w:date="2024-11-10T22:47:51Z">
        <w:r>
          <w:rPr>
            <w:color w:val="404040"/>
            <w:spacing w:val="3"/>
          </w:rPr>
          <w:t xml:space="preserve"> </w:t>
        </w:r>
      </w:ins>
      <w:ins w:id="677" w:author="果果兔出没" w:date="2024-11-10T22:47:51Z">
        <w:r>
          <w:rPr>
            <w:color w:val="404040"/>
            <w:spacing w:val="-1"/>
          </w:rPr>
          <w:t>EEG-based</w:t>
        </w:r>
      </w:ins>
      <w:ins w:id="678" w:author="果果兔出没" w:date="2024-11-10T22:47:51Z">
        <w:r>
          <w:rPr>
            <w:color w:val="404040"/>
            <w:spacing w:val="8"/>
          </w:rPr>
          <w:t xml:space="preserve"> </w:t>
        </w:r>
      </w:ins>
      <w:ins w:id="679" w:author="果果兔出没" w:date="2024-11-10T22:47:51Z">
        <w:r>
          <w:rPr>
            <w:color w:val="404040"/>
            <w:spacing w:val="-1"/>
          </w:rPr>
          <w:t>fatigue</w:t>
        </w:r>
      </w:ins>
      <w:ins w:id="680" w:author="果果兔出没" w:date="2024-11-10T22:47:51Z">
        <w:r>
          <w:rPr>
            <w:color w:val="404040"/>
            <w:spacing w:val="8"/>
          </w:rPr>
          <w:t xml:space="preserve"> </w:t>
        </w:r>
      </w:ins>
      <w:ins w:id="681" w:author="果果兔出没" w:date="2024-11-10T22:47:51Z">
        <w:r>
          <w:rPr>
            <w:color w:val="404040"/>
            <w:spacing w:val="-1"/>
          </w:rPr>
          <w:t>detection</w:t>
        </w:r>
      </w:ins>
      <w:ins w:id="682" w:author="果果兔出没" w:date="2024-11-10T22:47:51Z">
        <w:r>
          <w:rPr>
            <w:color w:val="404040"/>
            <w:spacing w:val="8"/>
          </w:rPr>
          <w:t xml:space="preserve"> </w:t>
        </w:r>
      </w:ins>
      <w:ins w:id="683" w:author="果果兔出没" w:date="2024-11-10T22:47:51Z">
        <w:r>
          <w:rPr>
            <w:color w:val="404040"/>
            <w:spacing w:val="-1"/>
          </w:rPr>
          <w:t>and</w:t>
        </w:r>
      </w:ins>
      <w:ins w:id="684" w:author="果果兔出没" w:date="2024-11-10T22:47:51Z">
        <w:r>
          <w:rPr>
            <w:color w:val="404040"/>
          </w:rPr>
          <w:t xml:space="preserve">  studied</w:t>
        </w:r>
      </w:ins>
      <w:ins w:id="685" w:author="果果兔出没" w:date="2024-11-10T22:47:51Z">
        <w:r>
          <w:rPr>
            <w:color w:val="404040"/>
            <w:spacing w:val="1"/>
          </w:rPr>
          <w:t xml:space="preserve"> </w:t>
        </w:r>
      </w:ins>
      <w:ins w:id="686" w:author="果果兔出没" w:date="2024-11-10T22:47:51Z">
        <w:r>
          <w:rPr>
            <w:color w:val="404040"/>
          </w:rPr>
          <w:t>the</w:t>
        </w:r>
      </w:ins>
      <w:ins w:id="687" w:author="果果兔出没" w:date="2024-11-10T22:47:51Z">
        <w:r>
          <w:rPr>
            <w:color w:val="404040"/>
            <w:spacing w:val="1"/>
          </w:rPr>
          <w:t xml:space="preserve"> </w:t>
        </w:r>
      </w:ins>
      <w:ins w:id="688" w:author="果果兔出没" w:date="2024-11-10T22:47:51Z">
        <w:r>
          <w:rPr>
            <w:color w:val="404040"/>
          </w:rPr>
          <w:t>application</w:t>
        </w:r>
      </w:ins>
      <w:ins w:id="689" w:author="果果兔出没" w:date="2024-11-10T22:47:51Z">
        <w:r>
          <w:rPr>
            <w:color w:val="404040"/>
            <w:spacing w:val="1"/>
          </w:rPr>
          <w:t xml:space="preserve"> </w:t>
        </w:r>
      </w:ins>
      <w:ins w:id="690" w:author="果果兔出没" w:date="2024-11-10T22:47:51Z">
        <w:r>
          <w:rPr>
            <w:color w:val="404040"/>
          </w:rPr>
          <w:t>of</w:t>
        </w:r>
      </w:ins>
      <w:ins w:id="691" w:author="果果兔出没" w:date="2024-11-11T14:52:08Z">
        <w:r>
          <w:rPr>
            <w:color w:val="404040"/>
            <w:spacing w:val="1"/>
          </w:rPr>
          <w:t xml:space="preserve"> </w:t>
        </w:r>
      </w:ins>
      <w:ins w:id="692" w:author="果果兔出没" w:date="2024-11-10T22:47:51Z">
        <w:r>
          <w:rPr>
            <w:color w:val="404040"/>
          </w:rPr>
          <w:t>EEG</w:t>
        </w:r>
      </w:ins>
      <w:ins w:id="693" w:author="果果兔出没" w:date="2024-11-10T22:47:51Z">
        <w:r>
          <w:rPr>
            <w:color w:val="404040"/>
            <w:spacing w:val="1"/>
          </w:rPr>
          <w:t xml:space="preserve"> </w:t>
        </w:r>
      </w:ins>
      <w:ins w:id="694" w:author="果果兔出没" w:date="2024-11-10T22:47:51Z">
        <w:r>
          <w:rPr>
            <w:color w:val="404040"/>
          </w:rPr>
          <w:t>technology</w:t>
        </w:r>
      </w:ins>
      <w:ins w:id="695" w:author="果果兔出没" w:date="2024-11-10T22:47:51Z">
        <w:r>
          <w:rPr>
            <w:color w:val="404040"/>
            <w:spacing w:val="1"/>
          </w:rPr>
          <w:t xml:space="preserve"> </w:t>
        </w:r>
      </w:ins>
      <w:ins w:id="696" w:author="果果兔出没" w:date="2024-11-10T22:47:51Z">
        <w:r>
          <w:rPr>
            <w:color w:val="404040"/>
          </w:rPr>
          <w:t>in</w:t>
        </w:r>
      </w:ins>
      <w:ins w:id="697" w:author="果果兔出没" w:date="2024-11-10T22:47:51Z">
        <w:r>
          <w:rPr>
            <w:color w:val="404040"/>
            <w:spacing w:val="1"/>
          </w:rPr>
          <w:t xml:space="preserve"> </w:t>
        </w:r>
      </w:ins>
      <w:ins w:id="698" w:author="果果兔出没" w:date="2024-11-10T22:47:51Z">
        <w:r>
          <w:rPr>
            <w:color w:val="404040"/>
          </w:rPr>
          <w:t>fatigue</w:t>
        </w:r>
      </w:ins>
      <w:ins w:id="699" w:author="果果兔出没" w:date="2024-11-10T22:47:51Z">
        <w:r>
          <w:rPr>
            <w:color w:val="404040"/>
            <w:spacing w:val="1"/>
          </w:rPr>
          <w:t xml:space="preserve"> </w:t>
        </w:r>
      </w:ins>
      <w:ins w:id="700" w:author="果果兔出没" w:date="2024-11-10T22:47:51Z">
        <w:r>
          <w:rPr>
            <w:color w:val="404040"/>
          </w:rPr>
          <w:t>detection</w:t>
        </w:r>
      </w:ins>
    </w:p>
    <w:p>
      <w:pPr>
        <w:pStyle w:val="2"/>
        <w:spacing w:before="0" w:beforeLines="0" w:beforeAutospacing="0" w:after="0" w:afterLines="21" w:afterAutospacing="0" w:line="214" w:lineRule="auto"/>
        <w:ind w:left="1890" w:leftChars="900" w:firstLine="0" w:firstLineChars="0"/>
        <w:rPr>
          <w:ins w:id="702" w:author="果果兔出没" w:date="2024-11-10T22:47:51Z"/>
        </w:rPr>
        <w:pPrChange w:id="701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900" w:firstLine="0" w:firstLineChars="0"/>
          </w:pPr>
        </w:pPrChange>
      </w:pPr>
      <w:ins w:id="703" w:author="果果兔出没" w:date="2024-11-10T22:47:51Z">
        <w:r>
          <w:rPr>
            <w:b/>
            <w:bCs/>
            <w:color w:val="404040"/>
            <w:spacing w:val="-1"/>
          </w:rPr>
          <w:t>Research Findings:</w:t>
        </w:r>
      </w:ins>
    </w:p>
    <w:p>
      <w:pPr>
        <w:pStyle w:val="2"/>
        <w:spacing w:before="0" w:beforeLines="0" w:beforeAutospacing="0" w:afterLines="21" w:line="214" w:lineRule="auto"/>
        <w:ind w:left="2026" w:leftChars="900" w:right="0" w:rightChars="0" w:hanging="136" w:hangingChars="76"/>
        <w:rPr>
          <w:ins w:id="705" w:author="果果兔出没" w:date="2024-11-10T22:47:51Z"/>
        </w:rPr>
        <w:pPrChange w:id="704" w:author="果果兔出没" w:date="2024-11-12T15:10:27Z">
          <w:pPr>
            <w:pStyle w:val="2"/>
            <w:spacing w:before="0" w:beforeLines="0" w:beforeAutospacing="0" w:line="277" w:lineRule="auto"/>
            <w:ind w:left="2657" w:leftChars="0" w:right="0" w:rightChars="0" w:hanging="137" w:firstLineChars="0"/>
          </w:pPr>
        </w:pPrChange>
      </w:pPr>
      <w:ins w:id="706" w:author="果果兔出没" w:date="2024-11-10T22:47:51Z">
        <w:r>
          <w:rPr/>
          <w:t>•</w:t>
        </w:r>
      </w:ins>
      <w:ins w:id="707" w:author="果果兔出没" w:date="2024-11-10T22:47:51Z">
        <w:r>
          <w:rPr>
            <w:spacing w:val="37"/>
          </w:rPr>
          <w:t xml:space="preserve"> </w:t>
        </w:r>
      </w:ins>
      <w:ins w:id="708" w:author="果果兔出没" w:date="2024-11-10T22:47:51Z">
        <w:r>
          <w:rPr>
            <w:color w:val="404040"/>
            <w:spacing w:val="-1"/>
            <w:rPrChange w:id="709" w:author="果果兔出没" w:date="2024-11-11T14:57:28Z">
              <w:rPr/>
            </w:rPrChange>
          </w:rPr>
          <w:t>Made the research to understand the application of</w:t>
        </w:r>
      </w:ins>
      <w:ins w:id="710" w:author="果果兔出没" w:date="2024-11-10T22:47:51Z">
        <w:r>
          <w:rPr>
            <w:color w:val="404040"/>
            <w:spacing w:val="-1"/>
            <w:rPrChange w:id="711" w:author="果果兔出没" w:date="2024-11-11T14:57:28Z">
              <w:rPr>
                <w:spacing w:val="-17"/>
              </w:rPr>
            </w:rPrChange>
          </w:rPr>
          <w:t xml:space="preserve"> </w:t>
        </w:r>
      </w:ins>
      <w:ins w:id="712" w:author="果果兔出没" w:date="2024-11-10T22:47:51Z">
        <w:r>
          <w:rPr>
            <w:color w:val="404040"/>
            <w:spacing w:val="-1"/>
            <w:rPrChange w:id="713" w:author="果果兔出没" w:date="2024-11-11T14:57:28Z">
              <w:rPr/>
            </w:rPrChange>
          </w:rPr>
          <w:t>EEG in fatigue detectio</w:t>
        </w:r>
      </w:ins>
      <w:ins w:id="714" w:author="果果兔出没" w:date="2024-11-10T22:47:51Z">
        <w:r>
          <w:rPr>
            <w:color w:val="404040"/>
            <w:spacing w:val="-1"/>
            <w:rPrChange w:id="715" w:author="果果兔出没" w:date="2024-11-11T14:57:28Z">
              <w:rPr>
                <w:spacing w:val="-1"/>
              </w:rPr>
            </w:rPrChange>
          </w:rPr>
          <w:t>n</w:t>
        </w:r>
      </w:ins>
      <w:ins w:id="716" w:author="果果兔出没" w:date="2024-11-10T22:47:51Z">
        <w:r>
          <w:rPr>
            <w:color w:val="404040"/>
            <w:spacing w:val="-1"/>
            <w:rPrChange w:id="717" w:author="果果兔出没" w:date="2024-11-11T14:57:28Z">
              <w:rPr>
                <w:spacing w:val="10"/>
              </w:rPr>
            </w:rPrChange>
          </w:rPr>
          <w:t xml:space="preserve"> </w:t>
        </w:r>
      </w:ins>
      <w:ins w:id="718" w:author="果果兔出没" w:date="2024-11-10T22:47:51Z">
        <w:r>
          <w:rPr>
            <w:color w:val="404040"/>
            <w:spacing w:val="-1"/>
            <w:rPrChange w:id="719" w:author="果果兔出没" w:date="2024-11-11T14:57:28Z">
              <w:rPr>
                <w:spacing w:val="-1"/>
              </w:rPr>
            </w:rPrChange>
          </w:rPr>
          <w:t>on based</w:t>
        </w:r>
      </w:ins>
      <w:ins w:id="720" w:author="果果兔出没" w:date="2024-11-10T22:47:51Z">
        <w:r>
          <w:rPr>
            <w:color w:val="404040"/>
            <w:spacing w:val="-1"/>
            <w:rPrChange w:id="721" w:author="果果兔出没" w:date="2024-11-11T14:57:28Z">
              <w:rPr>
                <w:spacing w:val="5"/>
              </w:rPr>
            </w:rPrChange>
          </w:rPr>
          <w:t xml:space="preserve"> </w:t>
        </w:r>
      </w:ins>
      <w:ins w:id="722" w:author="果果兔出没" w:date="2024-11-10T22:47:51Z">
        <w:r>
          <w:rPr>
            <w:color w:val="404040"/>
            <w:spacing w:val="-1"/>
            <w:rPrChange w:id="723" w:author="果果兔出没" w:date="2024-11-11T14:57:28Z">
              <w:rPr>
                <w:spacing w:val="-1"/>
              </w:rPr>
            </w:rPrChange>
          </w:rPr>
          <w:t>on</w:t>
        </w:r>
      </w:ins>
      <w:ins w:id="724" w:author="果果兔出没" w:date="2024-11-10T22:47:51Z">
        <w:r>
          <w:rPr>
            <w:color w:val="404040"/>
            <w:spacing w:val="-1"/>
            <w:rPrChange w:id="725" w:author="果果兔出没" w:date="2024-11-11T14:57:28Z">
              <w:rPr>
                <w:spacing w:val="7"/>
              </w:rPr>
            </w:rPrChange>
          </w:rPr>
          <w:t xml:space="preserve"> </w:t>
        </w:r>
      </w:ins>
      <w:ins w:id="726" w:author="果果兔出没" w:date="2024-11-10T22:47:51Z">
        <w:r>
          <w:rPr>
            <w:color w:val="404040"/>
            <w:spacing w:val="-1"/>
            <w:rPrChange w:id="727" w:author="果果兔出没" w:date="2024-11-11T14:57:28Z">
              <w:rPr>
                <w:spacing w:val="-1"/>
              </w:rPr>
            </w:rPrChange>
          </w:rPr>
          <w:t>EEG</w:t>
        </w:r>
      </w:ins>
      <w:ins w:id="728" w:author="果果兔出没" w:date="2024-11-10T22:47:51Z">
        <w:r>
          <w:rPr>
            <w:color w:val="404040"/>
            <w:spacing w:val="-1"/>
            <w:rPrChange w:id="729" w:author="果果兔出没" w:date="2024-11-11T14:57:28Z">
              <w:rPr>
                <w:spacing w:val="5"/>
              </w:rPr>
            </w:rPrChange>
          </w:rPr>
          <w:t xml:space="preserve"> </w:t>
        </w:r>
      </w:ins>
      <w:ins w:id="730" w:author="果果兔出没" w:date="2024-11-10T22:47:51Z">
        <w:r>
          <w:rPr>
            <w:color w:val="404040"/>
            <w:spacing w:val="-1"/>
            <w:rPrChange w:id="731" w:author="果果兔出没" w:date="2024-11-11T14:57:28Z">
              <w:rPr>
                <w:spacing w:val="-1"/>
              </w:rPr>
            </w:rPrChange>
          </w:rPr>
          <w:t>fatigue</w:t>
        </w:r>
      </w:ins>
      <w:ins w:id="732" w:author="果果兔出没" w:date="2024-11-10T22:47:51Z">
        <w:r>
          <w:rPr>
            <w:color w:val="404040"/>
            <w:spacing w:val="-1"/>
            <w:rPrChange w:id="733" w:author="果果兔出没" w:date="2024-11-11T14:57:28Z">
              <w:rPr>
                <w:spacing w:val="5"/>
              </w:rPr>
            </w:rPrChange>
          </w:rPr>
          <w:t xml:space="preserve"> </w:t>
        </w:r>
      </w:ins>
      <w:ins w:id="734" w:author="果果兔出没" w:date="2024-11-10T22:47:51Z">
        <w:r>
          <w:rPr>
            <w:color w:val="404040"/>
            <w:spacing w:val="-1"/>
            <w:rPrChange w:id="735" w:author="果果兔出没" w:date="2024-11-11T14:57:28Z">
              <w:rPr>
                <w:spacing w:val="-1"/>
              </w:rPr>
            </w:rPrChange>
          </w:rPr>
          <w:t>detection</w:t>
        </w:r>
      </w:ins>
      <w:ins w:id="736" w:author="果果兔出没" w:date="2024-11-10T22:47:51Z">
        <w:r>
          <w:rPr>
            <w:color w:val="404040"/>
            <w:spacing w:val="-1"/>
            <w:rPrChange w:id="737" w:author="果果兔出没" w:date="2024-11-11T14:57:28Z">
              <w:rPr/>
            </w:rPrChange>
          </w:rPr>
          <w:t xml:space="preserve"> classification algo</w:t>
        </w:r>
      </w:ins>
      <w:ins w:id="738" w:author="果果兔出没" w:date="2024-11-10T22:47:51Z">
        <w:r>
          <w:rPr>
            <w:color w:val="404040"/>
            <w:spacing w:val="-1"/>
            <w:rPrChange w:id="739" w:author="果果兔出没" w:date="2024-11-11T14:57:28Z">
              <w:rPr>
                <w:spacing w:val="-1"/>
              </w:rPr>
            </w:rPrChange>
          </w:rPr>
          <w:t>rithm;</w:t>
        </w:r>
      </w:ins>
    </w:p>
    <w:p>
      <w:pPr>
        <w:pStyle w:val="2"/>
        <w:spacing w:before="0" w:beforeLines="0" w:after="0" w:afterLines="21" w:afterAutospacing="0" w:line="214" w:lineRule="auto"/>
        <w:ind w:left="2026" w:leftChars="900" w:hanging="136" w:hangingChars="76"/>
        <w:rPr>
          <w:ins w:id="741" w:author="果果兔出没" w:date="2024-11-10T22:47:51Z"/>
        </w:rPr>
        <w:pPrChange w:id="740" w:author="果果兔出没" w:date="2024-11-12T15:10:27Z">
          <w:pPr>
            <w:pStyle w:val="2"/>
            <w:spacing w:before="146" w:after="0" w:afterLines="51" w:afterAutospacing="0" w:line="276" w:lineRule="auto"/>
            <w:ind w:left="2700" w:leftChars="1200" w:hanging="180" w:hangingChars="100"/>
          </w:pPr>
        </w:pPrChange>
      </w:pPr>
      <w:ins w:id="742" w:author="果果兔出没" w:date="2024-11-10T22:47:51Z">
        <w:r>
          <w:rPr/>
          <w:t>•</w:t>
        </w:r>
      </w:ins>
      <w:ins w:id="743" w:author="果果兔出没" w:date="2024-11-10T22:47:51Z">
        <w:r>
          <w:rPr>
            <w:spacing w:val="36"/>
            <w:w w:val="102"/>
          </w:rPr>
          <w:t xml:space="preserve"> </w:t>
        </w:r>
      </w:ins>
      <w:ins w:id="744" w:author="果果兔出没" w:date="2024-11-10T22:47:51Z">
        <w:r>
          <w:rPr>
            <w:color w:val="404040"/>
            <w:spacing w:val="-1"/>
            <w:rPrChange w:id="745" w:author="果果兔出没" w:date="2024-11-11T14:57:38Z">
              <w:rPr/>
            </w:rPrChange>
          </w:rPr>
          <w:t>Pointed out that technological innovation improves the accuracy and practicality of</w:t>
        </w:r>
      </w:ins>
      <w:ins w:id="746" w:author="果果兔出没" w:date="2024-11-10T22:47:51Z">
        <w:r>
          <w:rPr>
            <w:color w:val="404040"/>
            <w:spacing w:val="-1"/>
            <w:rPrChange w:id="747" w:author="果果兔出没" w:date="2024-11-11T14:57:38Z">
              <w:rPr>
                <w:spacing w:val="-11"/>
              </w:rPr>
            </w:rPrChange>
          </w:rPr>
          <w:t xml:space="preserve"> </w:t>
        </w:r>
      </w:ins>
      <w:ins w:id="748" w:author="果果兔出没" w:date="2024-11-10T22:47:51Z">
        <w:r>
          <w:rPr>
            <w:color w:val="404040"/>
            <w:spacing w:val="-1"/>
            <w:rPrChange w:id="749" w:author="果果兔出没" w:date="2024-11-11T14:57:38Z">
              <w:rPr/>
            </w:rPrChange>
          </w:rPr>
          <w:t>fatigue monitoring</w:t>
        </w:r>
      </w:ins>
      <w:ins w:id="750" w:author="果果兔出没" w:date="2024-11-10T22:47:51Z">
        <w:r>
          <w:rPr>
            <w:color w:val="404040"/>
            <w:spacing w:val="-1"/>
            <w:rPrChange w:id="751" w:author="果果兔出没" w:date="2024-11-11T14:57:38Z">
              <w:rPr>
                <w:spacing w:val="5"/>
              </w:rPr>
            </w:rPrChange>
          </w:rPr>
          <w:t xml:space="preserve"> </w:t>
        </w:r>
      </w:ins>
      <w:ins w:id="752" w:author="果果兔出没" w:date="2024-11-10T22:47:51Z">
        <w:r>
          <w:rPr>
            <w:color w:val="404040"/>
            <w:spacing w:val="-1"/>
            <w:rPrChange w:id="753" w:author="果果兔出没" w:date="2024-11-11T14:57:38Z">
              <w:rPr/>
            </w:rPrChange>
          </w:rPr>
          <w:t>and</w:t>
        </w:r>
      </w:ins>
      <w:ins w:id="754" w:author="果果兔出没" w:date="2024-11-10T22:47:51Z">
        <w:r>
          <w:rPr>
            <w:color w:val="404040"/>
            <w:spacing w:val="-1"/>
            <w:rPrChange w:id="755" w:author="果果兔出没" w:date="2024-11-11T14:57:38Z">
              <w:rPr>
                <w:spacing w:val="-1"/>
              </w:rPr>
            </w:rPrChange>
          </w:rPr>
          <w:t xml:space="preserve"> promoted</w:t>
        </w:r>
      </w:ins>
      <w:r>
        <w:rPr>
          <w:rFonts w:hint="default"/>
          <w:color w:val="404040"/>
          <w:spacing w:val="-1"/>
          <w:lang w:val="en-US"/>
          <w:rPrChange w:id="756" w:author="果果兔出没" w:date="2024-11-11T14:57:38Z">
            <w:rPr>
              <w:rFonts w:hint="default"/>
              <w:spacing w:val="-1"/>
              <w:lang w:val="en-US"/>
            </w:rPr>
          </w:rPrChange>
        </w:rPr>
        <w:t xml:space="preserve"> </w:t>
      </w:r>
      <w:ins w:id="757" w:author="果果兔出没" w:date="2024-11-10T22:47:51Z">
        <w:r>
          <w:rPr>
            <w:color w:val="404040"/>
            <w:spacing w:val="-1"/>
            <w:rPrChange w:id="758" w:author="果果兔出没" w:date="2024-11-11T14:57:38Z">
              <w:rPr/>
            </w:rPrChange>
          </w:rPr>
          <w:t>the</w:t>
        </w:r>
      </w:ins>
      <w:ins w:id="759" w:author="果果兔出没" w:date="2024-11-10T22:47:51Z">
        <w:r>
          <w:rPr>
            <w:color w:val="404040"/>
            <w:spacing w:val="-1"/>
            <w:rPrChange w:id="760" w:author="果果兔出没" w:date="2024-11-11T14:57:38Z">
              <w:rPr>
                <w:spacing w:val="2"/>
              </w:rPr>
            </w:rPrChange>
          </w:rPr>
          <w:t xml:space="preserve"> </w:t>
        </w:r>
      </w:ins>
      <w:ins w:id="761" w:author="果果兔出没" w:date="2024-11-10T22:47:51Z">
        <w:r>
          <w:rPr>
            <w:color w:val="404040"/>
            <w:spacing w:val="-1"/>
            <w:rPrChange w:id="762" w:author="果果兔出没" w:date="2024-11-11T14:57:38Z">
              <w:rPr/>
            </w:rPrChange>
          </w:rPr>
          <w:t>innovation</w:t>
        </w:r>
      </w:ins>
      <w:ins w:id="763" w:author="果果兔出没" w:date="2024-11-10T22:47:51Z">
        <w:r>
          <w:rPr>
            <w:color w:val="404040"/>
            <w:spacing w:val="-1"/>
            <w:rPrChange w:id="764" w:author="果果兔出没" w:date="2024-11-11T14:57:38Z">
              <w:rPr>
                <w:spacing w:val="2"/>
              </w:rPr>
            </w:rPrChange>
          </w:rPr>
          <w:t xml:space="preserve"> </w:t>
        </w:r>
      </w:ins>
      <w:ins w:id="765" w:author="果果兔出没" w:date="2024-11-10T22:47:51Z">
        <w:r>
          <w:rPr>
            <w:color w:val="404040"/>
            <w:spacing w:val="-1"/>
            <w:rPrChange w:id="766" w:author="果果兔出没" w:date="2024-11-11T14:57:38Z">
              <w:rPr/>
            </w:rPrChange>
          </w:rPr>
          <w:t>of</w:t>
        </w:r>
      </w:ins>
      <w:ins w:id="767" w:author="果果兔出没" w:date="2024-11-10T22:47:51Z">
        <w:r>
          <w:rPr>
            <w:color w:val="404040"/>
            <w:spacing w:val="-1"/>
            <w:rPrChange w:id="768" w:author="果果兔出没" w:date="2024-11-11T14:57:38Z">
              <w:rPr>
                <w:spacing w:val="-13"/>
              </w:rPr>
            </w:rPrChange>
          </w:rPr>
          <w:t xml:space="preserve"> </w:t>
        </w:r>
      </w:ins>
      <w:ins w:id="769" w:author="果果兔出没" w:date="2024-11-10T22:47:51Z">
        <w:r>
          <w:rPr>
            <w:color w:val="404040"/>
            <w:spacing w:val="-1"/>
            <w:rPrChange w:id="770" w:author="果果兔出没" w:date="2024-11-11T14:57:38Z">
              <w:rPr/>
            </w:rPrChange>
          </w:rPr>
          <w:t>the</w:t>
        </w:r>
      </w:ins>
      <w:ins w:id="771" w:author="果果兔出没" w:date="2024-11-10T22:47:51Z">
        <w:r>
          <w:rPr>
            <w:color w:val="404040"/>
            <w:spacing w:val="-1"/>
            <w:rPrChange w:id="772" w:author="果果兔出没" w:date="2024-11-11T14:57:38Z">
              <w:rPr>
                <w:spacing w:val="2"/>
              </w:rPr>
            </w:rPrChange>
          </w:rPr>
          <w:t xml:space="preserve"> </w:t>
        </w:r>
      </w:ins>
      <w:ins w:id="773" w:author="果果兔出没" w:date="2024-11-10T22:47:51Z">
        <w:r>
          <w:rPr>
            <w:color w:val="404040"/>
            <w:spacing w:val="-1"/>
            <w:rPrChange w:id="774" w:author="果果兔出没" w:date="2024-11-11T14:57:38Z">
              <w:rPr/>
            </w:rPrChange>
          </w:rPr>
          <w:t>human</w:t>
        </w:r>
      </w:ins>
      <w:ins w:id="775" w:author="果果兔出没" w:date="2024-11-10T22:47:51Z">
        <w:r>
          <w:rPr>
            <w:color w:val="404040"/>
            <w:spacing w:val="-1"/>
            <w:rPrChange w:id="776" w:author="果果兔出没" w:date="2024-11-11T14:57:38Z">
              <w:rPr>
                <w:spacing w:val="2"/>
              </w:rPr>
            </w:rPrChange>
          </w:rPr>
          <w:t>-</w:t>
        </w:r>
      </w:ins>
      <w:ins w:id="777" w:author="果果兔出没" w:date="2024-11-10T22:47:51Z">
        <w:r>
          <w:rPr>
            <w:color w:val="404040"/>
            <w:spacing w:val="-1"/>
            <w:rPrChange w:id="778" w:author="果果兔出没" w:date="2024-11-11T14:57:38Z">
              <w:rPr/>
            </w:rPrChange>
          </w:rPr>
          <w:t>computer</w:t>
        </w:r>
      </w:ins>
      <w:ins w:id="779" w:author="果果兔出没" w:date="2024-11-10T22:47:51Z">
        <w:r>
          <w:rPr>
            <w:color w:val="404040"/>
            <w:spacing w:val="-1"/>
            <w:rPrChange w:id="780" w:author="果果兔出没" w:date="2024-11-11T14:57:38Z">
              <w:rPr>
                <w:spacing w:val="2"/>
              </w:rPr>
            </w:rPrChange>
          </w:rPr>
          <w:t xml:space="preserve"> </w:t>
        </w:r>
      </w:ins>
      <w:ins w:id="781" w:author="果果兔出没" w:date="2024-11-10T22:47:51Z">
        <w:r>
          <w:rPr>
            <w:color w:val="404040"/>
            <w:spacing w:val="-1"/>
            <w:rPrChange w:id="782" w:author="果果兔出没" w:date="2024-11-11T14:57:38Z">
              <w:rPr/>
            </w:rPrChange>
          </w:rPr>
          <w:t>interaction</w:t>
        </w:r>
      </w:ins>
      <w:ins w:id="783" w:author="果果兔出没" w:date="2024-11-10T22:47:51Z">
        <w:r>
          <w:rPr>
            <w:color w:val="404040"/>
            <w:spacing w:val="-1"/>
            <w:rPrChange w:id="784" w:author="果果兔出没" w:date="2024-11-11T14:57:38Z">
              <w:rPr>
                <w:spacing w:val="2"/>
              </w:rPr>
            </w:rPrChange>
          </w:rPr>
          <w:t xml:space="preserve"> </w:t>
        </w:r>
      </w:ins>
      <w:ins w:id="785" w:author="果果兔出没" w:date="2024-11-10T22:47:51Z">
        <w:r>
          <w:rPr>
            <w:color w:val="404040"/>
            <w:spacing w:val="-1"/>
            <w:rPrChange w:id="786" w:author="果果兔出没" w:date="2024-11-11T14:57:38Z">
              <w:rPr/>
            </w:rPrChange>
          </w:rPr>
          <w:t>interface</w:t>
        </w:r>
      </w:ins>
      <w:ins w:id="787" w:author="果果兔出没" w:date="2024-11-10T22:47:51Z">
        <w:r>
          <w:rPr>
            <w:color w:val="404040"/>
            <w:spacing w:val="-1"/>
            <w:rPrChange w:id="788" w:author="果果兔出没" w:date="2024-11-11T14:57:38Z">
              <w:rPr>
                <w:spacing w:val="2"/>
              </w:rPr>
            </w:rPrChange>
          </w:rPr>
          <w:t xml:space="preserve">, </w:t>
        </w:r>
      </w:ins>
      <w:ins w:id="789" w:author="果果兔出没" w:date="2024-11-10T22:47:51Z">
        <w:r>
          <w:rPr>
            <w:color w:val="404040"/>
            <w:spacing w:val="-1"/>
            <w:rPrChange w:id="790" w:author="果果兔出没" w:date="2024-11-11T14:57:38Z">
              <w:rPr/>
            </w:rPrChange>
          </w:rPr>
          <w:t>especially</w:t>
        </w:r>
      </w:ins>
      <w:ins w:id="791" w:author="果果兔出没" w:date="2024-11-10T22:47:51Z">
        <w:r>
          <w:rPr>
            <w:color w:val="404040"/>
            <w:spacing w:val="-1"/>
            <w:rPrChange w:id="792" w:author="果果兔出没" w:date="2024-11-11T14:57:38Z">
              <w:rPr>
                <w:spacing w:val="2"/>
              </w:rPr>
            </w:rPrChange>
          </w:rPr>
          <w:t xml:space="preserve"> </w:t>
        </w:r>
      </w:ins>
      <w:ins w:id="793" w:author="果果兔出没" w:date="2024-11-10T22:47:51Z">
        <w:r>
          <w:rPr>
            <w:color w:val="404040"/>
            <w:spacing w:val="-1"/>
            <w:rPrChange w:id="794" w:author="果果兔出没" w:date="2024-11-11T14:57:38Z">
              <w:rPr/>
            </w:rPrChange>
          </w:rPr>
          <w:t>in</w:t>
        </w:r>
      </w:ins>
      <w:ins w:id="795" w:author="果果兔出没" w:date="2024-11-10T22:47:51Z">
        <w:r>
          <w:rPr>
            <w:color w:val="404040"/>
            <w:spacing w:val="-1"/>
            <w:rPrChange w:id="796" w:author="果果兔出没" w:date="2024-11-11T14:57:38Z">
              <w:rPr>
                <w:spacing w:val="2"/>
              </w:rPr>
            </w:rPrChange>
          </w:rPr>
          <w:t xml:space="preserve"> </w:t>
        </w:r>
      </w:ins>
      <w:ins w:id="797" w:author="果果兔出没" w:date="2024-11-10T22:47:51Z">
        <w:r>
          <w:rPr>
            <w:color w:val="404040"/>
            <w:spacing w:val="-1"/>
            <w:rPrChange w:id="798" w:author="果果兔出没" w:date="2024-11-11T14:57:38Z">
              <w:rPr/>
            </w:rPrChange>
          </w:rPr>
          <w:t>optimization</w:t>
        </w:r>
      </w:ins>
      <w:ins w:id="799" w:author="果果兔出没" w:date="2024-11-10T22:47:51Z">
        <w:r>
          <w:rPr>
            <w:color w:val="404040"/>
            <w:spacing w:val="-1"/>
            <w:rPrChange w:id="800" w:author="果果兔出没" w:date="2024-11-11T14:57:38Z">
              <w:rPr>
                <w:spacing w:val="7"/>
              </w:rPr>
            </w:rPrChange>
          </w:rPr>
          <w:t xml:space="preserve"> </w:t>
        </w:r>
      </w:ins>
      <w:ins w:id="801" w:author="果果兔出没" w:date="2024-11-10T22:47:51Z">
        <w:r>
          <w:rPr>
            <w:color w:val="404040"/>
            <w:spacing w:val="-1"/>
            <w:rPrChange w:id="802" w:author="果果兔出没" w:date="2024-11-11T14:57:38Z">
              <w:rPr/>
            </w:rPrChange>
          </w:rPr>
          <w:t>of</w:t>
        </w:r>
      </w:ins>
      <w:ins w:id="803" w:author="果果兔出没" w:date="2024-11-10T22:47:51Z">
        <w:r>
          <w:rPr>
            <w:color w:val="404040"/>
            <w:spacing w:val="-1"/>
            <w:rPrChange w:id="804" w:author="果果兔出没" w:date="2024-11-11T14:57:38Z">
              <w:rPr>
                <w:spacing w:val="-10"/>
              </w:rPr>
            </w:rPrChange>
          </w:rPr>
          <w:t xml:space="preserve"> </w:t>
        </w:r>
      </w:ins>
      <w:ins w:id="805" w:author="果果兔出没" w:date="2024-11-10T22:47:51Z">
        <w:r>
          <w:rPr>
            <w:color w:val="404040"/>
            <w:spacing w:val="-1"/>
            <w:rPrChange w:id="806" w:author="果果兔出没" w:date="2024-11-11T14:57:38Z">
              <w:rPr/>
            </w:rPrChange>
          </w:rPr>
          <w:t>algorithms</w:t>
        </w:r>
      </w:ins>
      <w:ins w:id="807" w:author="果果兔出没" w:date="2024-11-10T22:47:51Z">
        <w:r>
          <w:rPr>
            <w:color w:val="404040"/>
            <w:spacing w:val="-1"/>
            <w:rPrChange w:id="808" w:author="果果兔出没" w:date="2024-11-11T14:57:38Z">
              <w:rPr>
                <w:spacing w:val="2"/>
              </w:rPr>
            </w:rPrChange>
          </w:rPr>
          <w:t xml:space="preserve">, </w:t>
        </w:r>
      </w:ins>
      <w:ins w:id="809" w:author="果果兔出没" w:date="2024-11-10T22:47:51Z">
        <w:r>
          <w:rPr>
            <w:color w:val="404040"/>
            <w:spacing w:val="-1"/>
            <w:rPrChange w:id="810" w:author="果果兔出没" w:date="2024-11-11T14:57:38Z">
              <w:rPr/>
            </w:rPrChange>
          </w:rPr>
          <w:t>expansion</w:t>
        </w:r>
      </w:ins>
      <w:ins w:id="811" w:author="果果兔出没" w:date="2024-11-10T22:47:51Z">
        <w:r>
          <w:rPr>
            <w:color w:val="404040"/>
            <w:spacing w:val="-1"/>
            <w:rPrChange w:id="812" w:author="果果兔出没" w:date="2024-11-11T14:57:38Z">
              <w:rPr>
                <w:spacing w:val="6"/>
              </w:rPr>
            </w:rPrChange>
          </w:rPr>
          <w:t xml:space="preserve"> </w:t>
        </w:r>
      </w:ins>
      <w:ins w:id="813" w:author="果果兔出没" w:date="2024-11-10T22:47:51Z">
        <w:r>
          <w:rPr>
            <w:color w:val="404040"/>
            <w:spacing w:val="-1"/>
            <w:rPrChange w:id="814" w:author="果果兔出没" w:date="2024-11-11T14:57:38Z">
              <w:rPr/>
            </w:rPrChange>
          </w:rPr>
          <w:t>of</w:t>
        </w:r>
      </w:ins>
      <w:ins w:id="815" w:author="果果兔出没" w:date="2024-11-10T22:47:51Z">
        <w:r>
          <w:rPr>
            <w:color w:val="404040"/>
            <w:spacing w:val="-1"/>
            <w:rPrChange w:id="816" w:author="果果兔出没" w:date="2024-11-11T14:57:38Z">
              <w:rPr>
                <w:spacing w:val="-15"/>
              </w:rPr>
            </w:rPrChange>
          </w:rPr>
          <w:t xml:space="preserve"> </w:t>
        </w:r>
      </w:ins>
      <w:ins w:id="817" w:author="果果兔出没" w:date="2024-11-10T22:47:51Z">
        <w:r>
          <w:rPr>
            <w:color w:val="404040"/>
            <w:spacing w:val="-1"/>
            <w:rPrChange w:id="818" w:author="果果兔出没" w:date="2024-11-11T14:57:38Z">
              <w:rPr/>
            </w:rPrChange>
          </w:rPr>
          <w:t>data resources</w:t>
        </w:r>
      </w:ins>
      <w:ins w:id="819" w:author="果果兔出没" w:date="2024-11-10T22:47:51Z">
        <w:r>
          <w:rPr>
            <w:color w:val="404040"/>
            <w:spacing w:val="-1"/>
            <w:rPrChange w:id="820" w:author="果果兔出没" w:date="2024-11-11T14:57:38Z">
              <w:rPr>
                <w:spacing w:val="1"/>
              </w:rPr>
            </w:rPrChange>
          </w:rPr>
          <w:t xml:space="preserve">, </w:t>
        </w:r>
      </w:ins>
      <w:ins w:id="821" w:author="果果兔出没" w:date="2024-11-10T22:47:51Z">
        <w:r>
          <w:rPr>
            <w:color w:val="404040"/>
            <w:spacing w:val="-1"/>
            <w:rPrChange w:id="822" w:author="果果兔出没" w:date="2024-11-11T14:57:38Z">
              <w:rPr/>
            </w:rPrChange>
          </w:rPr>
          <w:t>and</w:t>
        </w:r>
      </w:ins>
      <w:ins w:id="823" w:author="果果兔出没" w:date="2024-11-10T22:47:51Z">
        <w:r>
          <w:rPr>
            <w:color w:val="404040"/>
            <w:spacing w:val="-1"/>
            <w:rPrChange w:id="824" w:author="果果兔出没" w:date="2024-11-11T14:57:38Z">
              <w:rPr>
                <w:spacing w:val="1"/>
              </w:rPr>
            </w:rPrChange>
          </w:rPr>
          <w:t xml:space="preserve"> </w:t>
        </w:r>
      </w:ins>
      <w:ins w:id="825" w:author="果果兔出没" w:date="2024-11-10T22:47:51Z">
        <w:r>
          <w:rPr>
            <w:color w:val="404040"/>
            <w:spacing w:val="-1"/>
            <w:rPrChange w:id="826" w:author="果果兔出没" w:date="2024-11-11T14:57:38Z">
              <w:rPr/>
            </w:rPrChange>
          </w:rPr>
          <w:t>diversification</w:t>
        </w:r>
      </w:ins>
      <w:ins w:id="827" w:author="果果兔出没" w:date="2024-11-10T22:47:51Z">
        <w:r>
          <w:rPr>
            <w:color w:val="404040"/>
            <w:spacing w:val="-1"/>
            <w:rPrChange w:id="828" w:author="果果兔出没" w:date="2024-11-11T14:57:38Z">
              <w:rPr>
                <w:spacing w:val="1"/>
              </w:rPr>
            </w:rPrChange>
          </w:rPr>
          <w:t xml:space="preserve"> </w:t>
        </w:r>
      </w:ins>
      <w:ins w:id="829" w:author="果果兔出没" w:date="2024-11-10T22:47:51Z">
        <w:r>
          <w:rPr>
            <w:color w:val="404040"/>
            <w:spacing w:val="-1"/>
            <w:rPrChange w:id="830" w:author="果果兔出没" w:date="2024-11-11T14:57:38Z">
              <w:rPr/>
            </w:rPrChange>
          </w:rPr>
          <w:t>of</w:t>
        </w:r>
      </w:ins>
      <w:ins w:id="831" w:author="果果兔出没" w:date="2024-11-10T22:47:51Z">
        <w:r>
          <w:rPr>
            <w:color w:val="404040"/>
            <w:spacing w:val="-1"/>
            <w:rPrChange w:id="832" w:author="果果兔出没" w:date="2024-11-11T14:57:38Z">
              <w:rPr>
                <w:spacing w:val="-10"/>
              </w:rPr>
            </w:rPrChange>
          </w:rPr>
          <w:t xml:space="preserve"> </w:t>
        </w:r>
      </w:ins>
      <w:ins w:id="833" w:author="果果兔出没" w:date="2024-11-10T22:47:51Z">
        <w:r>
          <w:rPr>
            <w:color w:val="404040"/>
            <w:spacing w:val="-1"/>
            <w:rPrChange w:id="834" w:author="果果兔出没" w:date="2024-11-11T14:57:38Z">
              <w:rPr/>
            </w:rPrChange>
          </w:rPr>
          <w:t>experimental</w:t>
        </w:r>
      </w:ins>
      <w:ins w:id="835" w:author="果果兔出没" w:date="2024-11-10T22:47:51Z">
        <w:r>
          <w:rPr>
            <w:color w:val="404040"/>
            <w:spacing w:val="-1"/>
            <w:rPrChange w:id="836" w:author="果果兔出没" w:date="2024-11-11T14:57:38Z">
              <w:rPr>
                <w:spacing w:val="1"/>
              </w:rPr>
            </w:rPrChange>
          </w:rPr>
          <w:t xml:space="preserve"> </w:t>
        </w:r>
      </w:ins>
      <w:ins w:id="837" w:author="果果兔出没" w:date="2024-11-10T22:47:51Z">
        <w:r>
          <w:rPr>
            <w:color w:val="404040"/>
            <w:spacing w:val="-1"/>
            <w:rPrChange w:id="838" w:author="果果兔出没" w:date="2024-11-11T14:57:38Z">
              <w:rPr/>
            </w:rPrChange>
          </w:rPr>
          <w:t>protocols</w:t>
        </w:r>
      </w:ins>
      <w:ins w:id="839" w:author="果果兔出没" w:date="2024-11-10T22:47:51Z">
        <w:r>
          <w:rPr>
            <w:color w:val="404040"/>
            <w:spacing w:val="-1"/>
            <w:rPrChange w:id="840" w:author="果果兔出没" w:date="2024-11-11T14:57:38Z">
              <w:rPr>
                <w:spacing w:val="1"/>
              </w:rPr>
            </w:rPrChange>
          </w:rPr>
          <w:t>.</w:t>
        </w:r>
      </w:ins>
    </w:p>
    <w:p>
      <w:pPr>
        <w:pStyle w:val="2"/>
        <w:spacing w:before="0" w:beforeLines="0" w:beforeAutospacing="0" w:after="0" w:afterLines="21" w:afterAutospacing="0" w:line="214" w:lineRule="auto"/>
        <w:ind w:left="0" w:leftChars="0" w:firstLine="0" w:firstLineChars="0"/>
        <w:rPr>
          <w:ins w:id="842" w:author="果果兔出没" w:date="2024-11-10T22:47:51Z"/>
        </w:rPr>
        <w:pPrChange w:id="841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0" w:leftChars="0" w:firstLine="0" w:firstLineChars="0"/>
          </w:pPr>
        </w:pPrChange>
      </w:pPr>
      <w:ins w:id="843" w:author="果果兔出没" w:date="2024-11-10T22:47:51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10160" b="9525"/>
              <wp:docPr id="38" name="IM 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" name="IM 8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845" w:author="果果兔出没" w:date="2024-11-10T22:47:51Z">
        <w:r>
          <w:rPr>
            <w:b/>
            <w:bCs/>
            <w:color w:val="404040"/>
            <w:spacing w:val="11"/>
            <w:w w:val="101"/>
          </w:rPr>
          <w:t xml:space="preserve"> </w:t>
        </w:r>
      </w:ins>
      <w:ins w:id="846" w:author="果果兔出没" w:date="2024-11-11T14:51:04Z">
        <w:r>
          <w:rPr>
            <w:b/>
            <w:bCs/>
            <w:color w:val="404040"/>
            <w:spacing w:val="11"/>
            <w:w w:val="102"/>
          </w:rPr>
          <w:t xml:space="preserve"> </w:t>
        </w:r>
      </w:ins>
      <w:ins w:id="847" w:author="果果兔出没" w:date="2024-11-11T14:51:27Z">
        <w:r>
          <w:rPr>
            <w:rFonts w:hint="eastAsia" w:eastAsia="SimSun"/>
            <w:b/>
            <w:bCs/>
            <w:color w:val="404040"/>
            <w:spacing w:val="11"/>
            <w:w w:val="102"/>
            <w:lang w:val="en-US" w:eastAsia="zh-CN"/>
          </w:rPr>
          <w:t>12</w:t>
        </w:r>
      </w:ins>
      <w:ins w:id="848" w:author="果果兔出没" w:date="2024-11-11T14:51:04Z">
        <w:r>
          <w:rPr>
            <w:b/>
            <w:bCs/>
            <w:color w:val="404040"/>
            <w:spacing w:val="-3"/>
          </w:rPr>
          <w:t>/202</w:t>
        </w:r>
      </w:ins>
      <w:ins w:id="849" w:author="果果兔出没" w:date="2024-11-11T14:51:16Z">
        <w:r>
          <w:rPr>
            <w:rFonts w:hint="eastAsia" w:eastAsia="SimSun"/>
            <w:b/>
            <w:bCs/>
            <w:color w:val="404040"/>
            <w:spacing w:val="-3"/>
            <w:lang w:val="en-US" w:eastAsia="zh-CN"/>
          </w:rPr>
          <w:t>3</w:t>
        </w:r>
      </w:ins>
      <w:ins w:id="850" w:author="果果兔出没" w:date="2024-11-11T14:51:04Z">
        <w:r>
          <w:rPr>
            <w:b/>
            <w:bCs/>
            <w:color w:val="404040"/>
            <w:spacing w:val="-3"/>
          </w:rPr>
          <w:t>-0</w:t>
        </w:r>
      </w:ins>
      <w:ins w:id="851" w:author="果果兔出没" w:date="2024-11-11T14:51:14Z">
        <w:r>
          <w:rPr>
            <w:rFonts w:hint="eastAsia" w:eastAsia="SimSun"/>
            <w:b/>
            <w:bCs/>
            <w:color w:val="404040"/>
            <w:spacing w:val="-3"/>
            <w:lang w:val="en-US" w:eastAsia="zh-CN"/>
          </w:rPr>
          <w:t>2</w:t>
        </w:r>
      </w:ins>
      <w:ins w:id="852" w:author="果果兔出没" w:date="2024-11-11T14:51:04Z">
        <w:r>
          <w:rPr>
            <w:b/>
            <w:bCs/>
            <w:color w:val="404040"/>
            <w:spacing w:val="-3"/>
          </w:rPr>
          <w:t xml:space="preserve">/2024    </w:t>
        </w:r>
      </w:ins>
      <w:del w:id="853" w:author="果果兔出没" w:date="2024-11-11T14:51:04Z">
        <w:r>
          <w:rPr>
            <w:rFonts w:hint="default"/>
            <w:b/>
            <w:bCs/>
            <w:color w:val="404040"/>
            <w:lang w:val="en-US"/>
          </w:rPr>
          <w:delText xml:space="preserve">  </w:delText>
        </w:r>
      </w:del>
      <w:ins w:id="854" w:author="果果兔出没" w:date="2024-11-10T22:47:51Z">
        <w:r>
          <w:rPr>
            <w:b/>
            <w:bCs/>
            <w:color w:val="404040"/>
          </w:rPr>
          <w:t>RAUIE: A Relation-Augmented Document-level Event Extraction</w:t>
        </w:r>
      </w:ins>
      <w:ins w:id="855" w:author="果果兔出没" w:date="2024-11-10T22:47:51Z">
        <w:r>
          <w:rPr>
            <w:b/>
            <w:bCs/>
            <w:color w:val="404040"/>
            <w:spacing w:val="3"/>
          </w:rPr>
          <w:t xml:space="preserve"> </w:t>
        </w:r>
      </w:ins>
      <w:ins w:id="856" w:author="果果兔出没" w:date="2024-11-10T22:47:51Z">
        <w:r>
          <w:rPr>
            <w:b/>
            <w:bCs/>
            <w:color w:val="404040"/>
          </w:rPr>
          <w:t>Model</w:t>
        </w:r>
      </w:ins>
      <w:ins w:id="857" w:author="果果兔出没" w:date="2024-11-10T22:47:51Z">
        <w:r>
          <w:rPr>
            <w:b/>
            <w:bCs/>
            <w:color w:val="404040"/>
            <w:spacing w:val="5"/>
          </w:rPr>
          <w:t xml:space="preserve"> </w:t>
        </w:r>
      </w:ins>
      <w:ins w:id="858" w:author="果果兔出没" w:date="2024-11-10T22:47:51Z">
        <w:r>
          <w:rPr>
            <w:b/>
            <w:bCs/>
            <w:color w:val="404040"/>
          </w:rPr>
          <w:t>Ba</w:t>
        </w:r>
      </w:ins>
      <w:ins w:id="859" w:author="果果兔出没" w:date="2024-11-10T22:47:51Z">
        <w:r>
          <w:rPr>
            <w:b/>
            <w:bCs/>
            <w:color w:val="404040"/>
            <w:spacing w:val="-1"/>
          </w:rPr>
          <w:t>sed</w:t>
        </w:r>
      </w:ins>
      <w:ins w:id="860" w:author="果果兔出没" w:date="2024-11-10T22:47:51Z">
        <w:r>
          <w:rPr>
            <w:b/>
            <w:bCs/>
            <w:color w:val="404040"/>
            <w:spacing w:val="7"/>
          </w:rPr>
          <w:t xml:space="preserve"> </w:t>
        </w:r>
      </w:ins>
      <w:ins w:id="861" w:author="果果兔出没" w:date="2024-11-10T22:47:51Z">
        <w:r>
          <w:rPr>
            <w:b/>
            <w:bCs/>
            <w:color w:val="404040"/>
            <w:spacing w:val="-1"/>
          </w:rPr>
          <w:t>on</w:t>
        </w:r>
      </w:ins>
      <w:ins w:id="862" w:author="果果兔出没" w:date="2024-11-10T22:47:51Z">
        <w:r>
          <w:rPr>
            <w:b/>
            <w:bCs/>
            <w:color w:val="404040"/>
            <w:spacing w:val="3"/>
          </w:rPr>
          <w:t xml:space="preserve"> </w:t>
        </w:r>
      </w:ins>
      <w:ins w:id="863" w:author="果果兔出没" w:date="2024-11-10T22:47:51Z">
        <w:r>
          <w:rPr>
            <w:b/>
            <w:bCs/>
            <w:color w:val="404040"/>
            <w:spacing w:val="-1"/>
          </w:rPr>
          <w:t>UIE,</w:t>
        </w:r>
      </w:ins>
      <w:r>
        <w:rPr>
          <w:color w:val="404040"/>
          <w:spacing w:val="45"/>
          <w:w w:val="101"/>
        </w:rPr>
        <w:t xml:space="preserve"> </w:t>
      </w:r>
      <w:ins w:id="864" w:author="果果兔出没" w:date="2024-11-10T22:47:51Z">
        <w:r>
          <w:rPr>
            <w:b/>
            <w:bCs/>
            <w:color w:val="404040"/>
            <w:spacing w:val="-1"/>
          </w:rPr>
          <w:t>Co-author</w:t>
        </w:r>
      </w:ins>
    </w:p>
    <w:p>
      <w:pPr>
        <w:pStyle w:val="2"/>
        <w:spacing w:before="0" w:beforeLines="24" w:beforeAutospacing="0" w:after="0" w:afterLines="21" w:afterAutospacing="0" w:line="214" w:lineRule="auto"/>
        <w:ind w:left="1890" w:leftChars="0" w:right="619" w:firstLine="0" w:firstLineChars="0"/>
        <w:rPr>
          <w:ins w:id="866" w:author="果果兔出没" w:date="2024-11-10T22:47:51Z"/>
        </w:rPr>
        <w:pPrChange w:id="865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0" w:right="619" w:firstLine="0" w:firstLineChars="0"/>
          </w:pPr>
        </w:pPrChange>
      </w:pPr>
      <w:ins w:id="867" w:author="果果兔出没" w:date="2024-11-10T22:47:51Z">
        <w:r>
          <w:rPr>
            <w:b/>
            <w:bCs/>
            <w:color w:val="404040"/>
          </w:rPr>
          <w:t xml:space="preserve">Publication: </w:t>
        </w:r>
      </w:ins>
      <w:ins w:id="868" w:author="果果兔出没" w:date="2024-11-10T22:47:51Z">
        <w:r>
          <w:rPr>
            <w:color w:val="404040"/>
          </w:rPr>
          <w:t>Presented at the 5</w:t>
        </w:r>
      </w:ins>
      <w:ins w:id="869" w:author="果果兔出没" w:date="2024-11-10T22:47:51Z">
        <w:r>
          <w:rPr>
            <w:color w:val="404040"/>
            <w:position w:val="5"/>
            <w:sz w:val="12"/>
            <w:szCs w:val="12"/>
          </w:rPr>
          <w:t>th</w:t>
        </w:r>
      </w:ins>
      <w:ins w:id="870" w:author="果果兔出没" w:date="2024-11-10T22:47:51Z">
        <w:r>
          <w:rPr>
            <w:color w:val="404040"/>
            <w:spacing w:val="16"/>
            <w:position w:val="5"/>
            <w:sz w:val="12"/>
            <w:szCs w:val="12"/>
          </w:rPr>
          <w:t xml:space="preserve"> </w:t>
        </w:r>
      </w:ins>
      <w:ins w:id="871" w:author="果果兔出没" w:date="2024-11-10T22:47:51Z">
        <w:r>
          <w:rPr>
            <w:color w:val="404040"/>
          </w:rPr>
          <w:t>International Conference on Artificial</w:t>
        </w:r>
      </w:ins>
      <w:ins w:id="872" w:author="果果兔出没" w:date="2024-11-10T22:47:51Z">
        <w:r>
          <w:rPr>
            <w:color w:val="404040"/>
            <w:spacing w:val="5"/>
          </w:rPr>
          <w:t xml:space="preserve"> </w:t>
        </w:r>
      </w:ins>
      <w:ins w:id="873" w:author="果果兔出没" w:date="2024-11-10T22:47:51Z">
        <w:r>
          <w:rPr>
            <w:color w:val="404040"/>
          </w:rPr>
          <w:t>Intelligen</w:t>
        </w:r>
      </w:ins>
      <w:ins w:id="874" w:author="果果兔出没" w:date="2024-11-10T22:47:51Z">
        <w:r>
          <w:rPr>
            <w:color w:val="404040"/>
            <w:spacing w:val="-1"/>
          </w:rPr>
          <w:t>ce, Networks,</w:t>
        </w:r>
      </w:ins>
      <w:ins w:id="875" w:author="果果兔出没" w:date="2024-11-10T22:47:51Z">
        <w:r>
          <w:rPr>
            <w:color w:val="404040"/>
            <w:spacing w:val="7"/>
          </w:rPr>
          <w:t xml:space="preserve"> </w:t>
        </w:r>
      </w:ins>
      <w:ins w:id="876" w:author="果果兔出没" w:date="2024-11-10T22:47:51Z">
        <w:r>
          <w:rPr>
            <w:color w:val="404040"/>
            <w:spacing w:val="-1"/>
          </w:rPr>
          <w:t>and</w:t>
        </w:r>
      </w:ins>
      <w:ins w:id="877" w:author="果果兔出没" w:date="2024-11-10T22:47:51Z">
        <w:r>
          <w:rPr>
            <w:color w:val="404040"/>
            <w:spacing w:val="6"/>
          </w:rPr>
          <w:t xml:space="preserve"> </w:t>
        </w:r>
      </w:ins>
      <w:ins w:id="878" w:author="果果兔出没" w:date="2024-11-10T22:47:51Z">
        <w:r>
          <w:rPr>
            <w:color w:val="404040"/>
            <w:spacing w:val="-1"/>
          </w:rPr>
          <w:t>Information</w:t>
        </w:r>
      </w:ins>
      <w:ins w:id="879" w:author="果果兔出没" w:date="2024-11-10T22:47:51Z">
        <w:r>
          <w:rPr>
            <w:color w:val="404040"/>
          </w:rPr>
          <w:t xml:space="preserve"> Technology (AINIT 2024) in Nanjin</w:t>
        </w:r>
      </w:ins>
      <w:ins w:id="880" w:author="果果兔出没" w:date="2024-11-10T22:47:51Z">
        <w:r>
          <w:rPr>
            <w:color w:val="404040"/>
            <w:spacing w:val="-1"/>
          </w:rPr>
          <w:t>g, China on February</w:t>
        </w:r>
      </w:ins>
      <w:ins w:id="881" w:author="果果兔出没" w:date="2024-11-10T22:47:51Z">
        <w:r>
          <w:rPr>
            <w:color w:val="404040"/>
            <w:spacing w:val="18"/>
            <w:w w:val="101"/>
          </w:rPr>
          <w:t xml:space="preserve"> </w:t>
        </w:r>
      </w:ins>
      <w:ins w:id="882" w:author="果果兔出没" w:date="2024-11-10T22:47:51Z">
        <w:r>
          <w:rPr>
            <w:color w:val="404040"/>
            <w:spacing w:val="-1"/>
          </w:rPr>
          <w:t>17, 2024</w:t>
        </w:r>
      </w:ins>
    </w:p>
    <w:p>
      <w:pPr>
        <w:pStyle w:val="2"/>
        <w:spacing w:before="0" w:beforeLines="0" w:beforeAutospacing="0" w:after="0" w:afterLines="21" w:afterAutospacing="0" w:line="214" w:lineRule="auto"/>
        <w:ind w:left="1890" w:leftChars="0" w:firstLine="0" w:firstLineChars="0"/>
        <w:rPr>
          <w:ins w:id="884" w:author="果果兔出没" w:date="2024-11-10T22:47:51Z"/>
        </w:rPr>
        <w:pPrChange w:id="883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0" w:firstLine="0" w:firstLineChars="0"/>
          </w:pPr>
        </w:pPrChange>
      </w:pPr>
      <w:ins w:id="885" w:author="果果兔出没" w:date="2024-11-10T22:47:51Z">
        <w:r>
          <w:rPr>
            <w:b/>
            <w:bCs/>
            <w:color w:val="404040"/>
            <w:spacing w:val="-1"/>
          </w:rPr>
          <w:t>My Duties:</w:t>
        </w:r>
      </w:ins>
    </w:p>
    <w:p>
      <w:pPr>
        <w:pStyle w:val="2"/>
        <w:spacing w:before="0" w:beforeLines="0" w:beforeAutospacing="0" w:afterLines="21" w:line="214" w:lineRule="auto"/>
        <w:ind w:left="2068" w:leftChars="900" w:hanging="178" w:hangingChars="100"/>
        <w:rPr>
          <w:ins w:id="887" w:author="果果兔出没" w:date="2024-11-10T22:47:51Z"/>
          <w:rFonts w:hint="default"/>
          <w:lang w:val="en-US"/>
        </w:rPr>
        <w:pPrChange w:id="886" w:author="果果兔出没" w:date="2024-11-12T15:10:27Z">
          <w:pPr>
            <w:pStyle w:val="2"/>
            <w:spacing w:before="0" w:beforeLines="0" w:beforeAutospacing="0" w:line="276" w:lineRule="auto"/>
            <w:ind w:left="2698" w:leftChars="1200" w:hanging="178" w:hangingChars="100"/>
          </w:pPr>
        </w:pPrChange>
      </w:pPr>
      <w:ins w:id="888" w:author="果果兔出没" w:date="2024-11-10T22:47:51Z">
        <w:r>
          <w:rPr>
            <w:color w:val="404040"/>
            <w:spacing w:val="-1"/>
          </w:rPr>
          <w:t>•</w:t>
        </w:r>
      </w:ins>
      <w:r>
        <w:rPr>
          <w:color w:val="404040"/>
          <w:spacing w:val="45"/>
          <w:w w:val="101"/>
        </w:rPr>
        <w:t xml:space="preserve"> </w:t>
      </w:r>
      <w:ins w:id="889" w:author="果果兔出没" w:date="2024-11-10T22:47:51Z">
        <w:r>
          <w:rPr>
            <w:color w:val="404040"/>
            <w:spacing w:val="-1"/>
          </w:rPr>
          <w:t>Learned</w:t>
        </w:r>
      </w:ins>
      <w:ins w:id="890" w:author="果果兔出没" w:date="2024-11-10T22:47:51Z">
        <w:r>
          <w:rPr>
            <w:color w:val="404040"/>
            <w:spacing w:val="16"/>
          </w:rPr>
          <w:t xml:space="preserve"> </w:t>
        </w:r>
      </w:ins>
      <w:ins w:id="891" w:author="果果兔出没" w:date="2024-11-10T22:47:51Z">
        <w:r>
          <w:rPr>
            <w:color w:val="404040"/>
            <w:spacing w:val="-1"/>
          </w:rPr>
          <w:t>information extraction framework UIE and researched on information extra</w:t>
        </w:r>
      </w:ins>
      <w:ins w:id="892" w:author="果果兔出没" w:date="2024-11-10T22:47:51Z">
        <w:r>
          <w:rPr>
            <w:color w:val="404040"/>
            <w:spacing w:val="-2"/>
          </w:rPr>
          <w:t>ction</w:t>
        </w:r>
      </w:ins>
      <w:ins w:id="893" w:author="果果兔出没" w:date="2024-11-10T22:47:51Z">
        <w:r>
          <w:rPr>
            <w:color w:val="404040"/>
            <w:spacing w:val="5"/>
          </w:rPr>
          <w:t xml:space="preserve"> </w:t>
        </w:r>
      </w:ins>
      <w:ins w:id="894" w:author="果果兔出没" w:date="2024-11-10T22:47:51Z">
        <w:r>
          <w:rPr>
            <w:color w:val="404040"/>
            <w:spacing w:val="-2"/>
          </w:rPr>
          <w:t>algorithm based</w:t>
        </w:r>
      </w:ins>
      <w:ins w:id="895" w:author="果果兔出没" w:date="2024-11-10T22:47:51Z">
        <w:r>
          <w:rPr>
            <w:color w:val="404040"/>
            <w:spacing w:val="5"/>
          </w:rPr>
          <w:t xml:space="preserve"> </w:t>
        </w:r>
      </w:ins>
      <w:ins w:id="896" w:author="果果兔出没" w:date="2024-11-10T22:47:51Z">
        <w:r>
          <w:rPr>
            <w:color w:val="404040"/>
            <w:spacing w:val="-2"/>
          </w:rPr>
          <w:t>on UIE</w:t>
        </w:r>
      </w:ins>
      <w:ins w:id="897" w:author="果果兔出没" w:date="2024-11-10T22:47:51Z">
        <w:r>
          <w:rPr>
            <w:color w:val="404040"/>
            <w:spacing w:val="6"/>
          </w:rPr>
          <w:t xml:space="preserve"> </w:t>
        </w:r>
      </w:ins>
      <w:ins w:id="898" w:author="果果兔出没" w:date="2024-11-10T22:47:51Z">
        <w:r>
          <w:rPr>
            <w:color w:val="404040"/>
            <w:spacing w:val="-2"/>
          </w:rPr>
          <w:t>frame</w:t>
        </w:r>
      </w:ins>
      <w:r>
        <w:rPr>
          <w:rFonts w:hint="default"/>
          <w:color w:val="404040"/>
          <w:spacing w:val="-2"/>
          <w:lang w:val="en-US"/>
        </w:rPr>
        <w:t>;</w:t>
      </w:r>
    </w:p>
    <w:p>
      <w:pPr>
        <w:pStyle w:val="2"/>
        <w:spacing w:before="0" w:beforeLines="0" w:afterLines="21" w:line="214" w:lineRule="auto"/>
        <w:ind w:left="2068" w:leftChars="900" w:hanging="178" w:hangingChars="100"/>
        <w:rPr>
          <w:ins w:id="900" w:author="果果兔出没" w:date="2024-11-10T22:47:51Z"/>
          <w:rFonts w:hint="default"/>
          <w:lang w:val="en-US"/>
        </w:rPr>
        <w:pPrChange w:id="899" w:author="果果兔出没" w:date="2024-11-12T15:10:27Z">
          <w:pPr>
            <w:pStyle w:val="2"/>
            <w:spacing w:before="147" w:line="276" w:lineRule="auto"/>
            <w:ind w:left="2520" w:leftChars="1200" w:firstLine="0" w:firstLineChars="0"/>
          </w:pPr>
        </w:pPrChange>
      </w:pPr>
      <w:ins w:id="901" w:author="果果兔出没" w:date="2024-11-10T22:47:51Z">
        <w:r>
          <w:rPr>
            <w:color w:val="404040"/>
            <w:spacing w:val="-1"/>
          </w:rPr>
          <w:t>•</w:t>
        </w:r>
      </w:ins>
      <w:r>
        <w:rPr>
          <w:color w:val="404040"/>
          <w:spacing w:val="45"/>
          <w:w w:val="101"/>
        </w:rPr>
        <w:t xml:space="preserve"> </w:t>
      </w:r>
      <w:ins w:id="902" w:author="果果兔出没" w:date="2024-11-10T22:47:51Z">
        <w:r>
          <w:rPr>
            <w:color w:val="404040"/>
            <w:spacing w:val="-1"/>
          </w:rPr>
          <w:t>Studied the process of</w:t>
        </w:r>
      </w:ins>
      <w:ins w:id="903" w:author="果果兔出没" w:date="2024-11-10T22:47:51Z">
        <w:r>
          <w:rPr>
            <w:color w:val="404040"/>
            <w:spacing w:val="-17"/>
          </w:rPr>
          <w:t xml:space="preserve"> </w:t>
        </w:r>
      </w:ins>
      <w:ins w:id="904" w:author="果果兔出没" w:date="2024-11-10T22:47:51Z">
        <w:r>
          <w:rPr>
            <w:color w:val="404040"/>
            <w:spacing w:val="-1"/>
          </w:rPr>
          <w:t>designing a document extraction model and its modelling</w:t>
        </w:r>
      </w:ins>
      <w:r>
        <w:rPr>
          <w:rFonts w:hint="default"/>
          <w:color w:val="404040"/>
          <w:spacing w:val="-1"/>
          <w:lang w:val="en-US"/>
        </w:rPr>
        <w:t>;</w:t>
      </w:r>
    </w:p>
    <w:p>
      <w:pPr>
        <w:pStyle w:val="2"/>
        <w:spacing w:before="0" w:beforeLines="0" w:after="0" w:afterLines="21" w:afterAutospacing="0" w:line="214" w:lineRule="auto"/>
        <w:ind w:left="2068" w:leftChars="900" w:hanging="178" w:hangingChars="100"/>
        <w:rPr>
          <w:ins w:id="906" w:author="果果兔出没" w:date="2024-11-10T22:47:51Z"/>
        </w:rPr>
        <w:pPrChange w:id="905" w:author="果果兔出没" w:date="2024-11-12T15:10:27Z">
          <w:pPr>
            <w:pStyle w:val="2"/>
            <w:spacing w:before="146" w:after="0" w:afterLines="51" w:afterAutospacing="0" w:line="276" w:lineRule="auto"/>
            <w:ind w:left="2520" w:leftChars="1200" w:firstLine="0" w:firstLineChars="0"/>
          </w:pPr>
        </w:pPrChange>
      </w:pPr>
      <w:ins w:id="907" w:author="果果兔出没" w:date="2024-11-10T22:47:51Z">
        <w:r>
          <w:rPr>
            <w:color w:val="404040"/>
            <w:spacing w:val="-1"/>
          </w:rPr>
          <w:t>•</w:t>
        </w:r>
      </w:ins>
      <w:ins w:id="908" w:author="果果兔出没" w:date="2024-11-10T22:47:51Z">
        <w:r>
          <w:rPr>
            <w:color w:val="404040"/>
            <w:spacing w:val="45"/>
            <w:w w:val="101"/>
          </w:rPr>
          <w:t xml:space="preserve"> </w:t>
        </w:r>
      </w:ins>
      <w:ins w:id="909" w:author="果果兔出没" w:date="2024-11-10T22:47:51Z">
        <w:r>
          <w:rPr>
            <w:color w:val="404040"/>
            <w:spacing w:val="-1"/>
          </w:rPr>
          <w:t>Responsible for proofreading and overall translation of</w:t>
        </w:r>
      </w:ins>
      <w:ins w:id="910" w:author="果果兔出没" w:date="2024-11-10T22:47:51Z">
        <w:r>
          <w:rPr>
            <w:color w:val="404040"/>
            <w:spacing w:val="-18"/>
          </w:rPr>
          <w:t xml:space="preserve"> </w:t>
        </w:r>
      </w:ins>
      <w:ins w:id="911" w:author="果果兔出没" w:date="2024-11-10T22:47:51Z">
        <w:r>
          <w:rPr>
            <w:color w:val="404040"/>
            <w:spacing w:val="-1"/>
          </w:rPr>
          <w:t>the paper.</w:t>
        </w:r>
      </w:ins>
      <w:bookmarkStart w:id="0" w:name="_GoBack"/>
      <w:bookmarkEnd w:id="0"/>
    </w:p>
    <w:p>
      <w:pPr>
        <w:pStyle w:val="2"/>
        <w:spacing w:before="0" w:beforeLines="0" w:beforeAutospacing="0" w:afterLines="0" w:line="214" w:lineRule="auto"/>
        <w:ind w:left="32"/>
        <w:rPr>
          <w:rFonts w:hint="default"/>
          <w:b/>
          <w:bCs/>
          <w:spacing w:val="-1"/>
          <w:lang w:val="en-US" w:eastAsia="zh-CN"/>
        </w:rPr>
        <w:pPrChange w:id="912" w:author="果果兔出没" w:date="2024-11-12T15:10:27Z">
          <w:pPr>
            <w:pStyle w:val="2"/>
            <w:spacing w:before="0" w:beforeLines="0" w:beforeAutospacing="0" w:line="334" w:lineRule="auto"/>
            <w:ind w:left="32"/>
          </w:pPr>
        </w:pPrChange>
      </w:pPr>
      <w:r>
        <w:rPr>
          <w:rFonts w:hint="default"/>
          <w:b/>
          <w:bCs/>
          <w:spacing w:val="-1"/>
          <w:lang w:val="en-US" w:eastAsia="zh-CN"/>
        </w:rPr>
        <w:t>PROJECT</w:t>
      </w:r>
    </w:p>
    <w:p>
      <w:pPr>
        <w:pStyle w:val="2"/>
        <w:spacing w:before="120" w:beforeLines="0" w:afterLines="20" w:line="214" w:lineRule="auto"/>
        <w:ind w:left="32"/>
        <w:rPr>
          <w:rFonts w:hint="default"/>
          <w:b/>
          <w:bCs/>
          <w:spacing w:val="-1"/>
          <w:lang w:val="en-US" w:eastAsia="zh-CN"/>
        </w:rPr>
        <w:pPrChange w:id="913" w:author="果果兔出没" w:date="2024-11-12T15:10:27Z">
          <w:pPr>
            <w:pStyle w:val="2"/>
            <w:spacing w:before="240" w:beforeLines="0" w:line="334" w:lineRule="auto"/>
            <w:ind w:left="32"/>
          </w:pPr>
        </w:pPrChange>
      </w:pPr>
      <w:ins w:id="914" w:author="果果兔出没" w:date="2024-11-12T14:44:31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36195</wp:posOffset>
                  </wp:positionV>
                  <wp:extent cx="6637655" cy="0"/>
                  <wp:effectExtent l="0" t="6350" r="0" b="6350"/>
                  <wp:wrapNone/>
                  <wp:docPr id="33" name="直接连接符 3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376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.8pt;margin-top:2.85pt;height:0pt;width:522.65pt;z-index:251673600;mso-width-relative:page;mso-height-relative:page;" filled="f" stroked="t" coordsize="21600,21600" o:gfxdata="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FgAAAGRy&#10;cy9QSwECFAAUAAAACACHTuJAx81EV9MAAAAHAQAADwAAAAAAAAABACAAAAA4AAAAZHJzL2Rvd25y&#10;ZXYueG1sUEsBAhQAFAAAAAgAh07iQAmE5s7tAQAAzAMAAA4AAAAAAAAAAQAgAAAAOAEAAGRycy9l&#10;Mm9Eb2MueG1sUEsFBgAAAAAGAAYAWQEAAJcFAAAAAA==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ins>
      <w:del w:id="916" w:author="果果兔出没" w:date="2024-11-12T14:07:47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40640</wp:posOffset>
                  </wp:positionV>
                  <wp:extent cx="6628130" cy="0"/>
                  <wp:effectExtent l="0" t="6350" r="0" b="6350"/>
                  <wp:wrapNone/>
                  <wp:docPr id="50" name="直接连接符 5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281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pt;margin-top:3.2pt;height:0pt;width:521.9pt;z-index:251665408;mso-width-relative:page;mso-height-relative:page;" filled="f" stroked="t" coordsize="21600,21600" o:gfxdata="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BYAAABk&#10;cnMvUEsBAhQAFAAAAAgAh07iQLU45JrUAAAABwEAAA8AAAAAAAAAAQAgAAAAOAAAAGRycy9kb3du&#10;cmV2LnhtbFBLAQIUABQAAAAIAIdO4kDfLF9W7QEAAMwDAAAOAAAAAAAAAAEAIAAAADkBAABkcnMv&#10;ZTJvRG9jLnhtbFBLBQYAAAAABgAGAFkBAACYBQAAAAA=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del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41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  <w:w w:val="102"/>
        </w:rPr>
        <w:t xml:space="preserve">  </w:t>
      </w:r>
      <w:r>
        <w:rPr>
          <w:rFonts w:hint="default"/>
          <w:b/>
          <w:bCs/>
          <w:color w:val="404040"/>
          <w:lang w:val="en-US"/>
        </w:rPr>
        <w:t>C Language</w:t>
      </w:r>
    </w:p>
    <w:p>
      <w:pPr>
        <w:pStyle w:val="2"/>
        <w:spacing w:before="0" w:beforeLines="0" w:after="0" w:afterLines="21" w:afterAutospacing="0" w:line="214" w:lineRule="auto"/>
        <w:ind w:left="1890" w:leftChars="900" w:firstLine="0" w:firstLineChars="0"/>
        <w:pPrChange w:id="918" w:author="果果兔出没" w:date="2024-11-12T15:10:27Z">
          <w:pPr>
            <w:pStyle w:val="2"/>
            <w:spacing w:before="74" w:after="0" w:afterLines="0" w:afterAutospacing="0" w:line="334" w:lineRule="auto"/>
            <w:ind w:left="1890" w:leftChars="900" w:firstLine="0" w:firstLineChars="0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2048 Game:</w:t>
      </w:r>
      <w:r>
        <w:rPr>
          <w:color w:val="404040"/>
          <w:spacing w:val="-1"/>
        </w:rPr>
        <w:t xml:space="preserve"> Utilized Pygame library for game develo</w:t>
      </w:r>
      <w:r>
        <w:rPr>
          <w:color w:val="404040"/>
          <w:spacing w:val="-2"/>
        </w:rPr>
        <w:t>pment.</w:t>
      </w:r>
    </w:p>
    <w:p>
      <w:pPr>
        <w:pStyle w:val="2"/>
        <w:spacing w:before="0" w:beforeLines="0" w:beforeAutospacing="0" w:after="0" w:afterLines="21" w:afterAutospacing="0" w:line="214" w:lineRule="auto"/>
        <w:ind w:left="1890" w:leftChars="900" w:right="0" w:rightChars="0" w:firstLine="0" w:firstLineChars="0"/>
        <w:rPr>
          <w:ins w:id="920" w:author="果果兔出没" w:date="2024-11-11T15:03:01Z"/>
          <w:rFonts w:hint="eastAsia"/>
          <w:color w:val="404040"/>
          <w:spacing w:val="-1"/>
        </w:rPr>
        <w:pPrChange w:id="919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900" w:right="0" w:rightChars="0" w:firstLine="0" w:firstLineChars="0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RV32I</w:t>
      </w:r>
      <w:r>
        <w:rPr>
          <w:rFonts w:hint="default" w:ascii="Times New Roman Bold" w:hAnsi="Times New Roman Bold" w:cs="Times New Roman Bold"/>
          <w:b/>
          <w:bCs/>
          <w:color w:val="404040"/>
          <w:spacing w:val="-9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Assembler</w:t>
      </w:r>
      <w:ins w:id="921" w:author="果果兔出没" w:date="2024-11-11T15:02:41Z">
        <w:r>
          <w:rPr>
            <w:rFonts w:hint="eastAsia" w:ascii="Times New Roman Bold" w:hAnsi="Times New Roman Bold" w:eastAsia="SimSun" w:cs="Times New Roman Bold"/>
            <w:b/>
            <w:bCs/>
            <w:color w:val="404040"/>
            <w:spacing w:val="-1"/>
            <w:lang w:val="en-US" w:eastAsia="zh-CN"/>
          </w:rPr>
          <w:t xml:space="preserve"> </w:t>
        </w:r>
      </w:ins>
      <w:ins w:id="922" w:author="果果兔出没" w:date="2024-11-11T15:02:47Z">
        <w:r>
          <w:rPr>
            <w:rFonts w:hint="eastAsia" w:ascii="Times New Roman Bold" w:hAnsi="Times New Roman Bold" w:eastAsia="SimSun" w:cs="Times New Roman Bold"/>
            <w:b/>
            <w:bCs/>
            <w:color w:val="404040"/>
            <w:spacing w:val="-1"/>
            <w:lang w:val="en-US" w:eastAsia="zh-CN"/>
          </w:rPr>
          <w:t>&amp;</w:t>
        </w:r>
      </w:ins>
      <w:ins w:id="923" w:author="果果兔出没" w:date="2024-11-11T15:02:49Z">
        <w:r>
          <w:rPr>
            <w:rFonts w:hint="eastAsia" w:ascii="Times New Roman Bold" w:hAnsi="Times New Roman Bold" w:eastAsia="SimSun" w:cs="Times New Roman Bold"/>
            <w:b/>
            <w:bCs/>
            <w:color w:val="404040"/>
            <w:spacing w:val="-1"/>
            <w:lang w:val="en-US" w:eastAsia="zh-CN"/>
          </w:rPr>
          <w:t xml:space="preserve"> </w:t>
        </w:r>
      </w:ins>
      <w:del w:id="924" w:author="果果兔出没" w:date="2024-11-11T15:02:41Z">
        <w:r>
          <w:rPr>
            <w:rFonts w:hint="default" w:ascii="Times New Roman Bold" w:hAnsi="Times New Roman Bold" w:cs="Times New Roman Bold"/>
            <w:b/>
            <w:bCs/>
            <w:color w:val="404040"/>
            <w:spacing w:val="-1"/>
          </w:rPr>
          <w:delText xml:space="preserve"> and </w:delText>
        </w:r>
      </w:del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RISC-V LC Simulator:</w:t>
      </w:r>
      <w:r>
        <w:rPr>
          <w:color w:val="404040"/>
          <w:spacing w:val="-1"/>
        </w:rPr>
        <w:t xml:space="preserve"> </w:t>
      </w:r>
      <w:ins w:id="925" w:author="果果兔出没" w:date="2024-11-11T15:02:59Z">
        <w:r>
          <w:rPr>
            <w:rFonts w:hint="eastAsia"/>
            <w:color w:val="404040"/>
            <w:spacing w:val="-1"/>
          </w:rPr>
          <w:t>Converts and tests RV32I code.</w:t>
        </w:r>
      </w:ins>
    </w:p>
    <w:p>
      <w:pPr>
        <w:pStyle w:val="2"/>
        <w:spacing w:before="0" w:beforeLines="0" w:beforeAutospacing="0" w:after="0" w:afterLines="21" w:afterAutospacing="0" w:line="214" w:lineRule="auto"/>
        <w:ind w:left="1890" w:leftChars="900" w:right="0" w:rightChars="0" w:firstLine="0" w:firstLineChars="0"/>
        <w:pPrChange w:id="926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900" w:right="0" w:rightChars="0" w:firstLine="0" w:firstLineChars="0"/>
          </w:pPr>
        </w:pPrChange>
      </w:pPr>
      <w:del w:id="927" w:author="果果兔出没" w:date="2024-11-11T15:02:58Z">
        <w:r>
          <w:rPr>
            <w:color w:val="404040"/>
            <w:spacing w:val="-1"/>
          </w:rPr>
          <w:delText>Simulated RISC-V LC</w:delText>
        </w:r>
      </w:del>
      <w:del w:id="928" w:author="果果兔出没" w:date="2024-11-11T15:02:58Z">
        <w:r>
          <w:rPr>
            <w:color w:val="404040"/>
            <w:spacing w:val="6"/>
          </w:rPr>
          <w:delText xml:space="preserve"> </w:delText>
        </w:r>
      </w:del>
      <w:del w:id="929" w:author="果果兔出没" w:date="2024-11-11T15:02:58Z">
        <w:r>
          <w:rPr>
            <w:color w:val="404040"/>
            <w:spacing w:val="-1"/>
          </w:rPr>
          <w:delText>and provided an</w:delText>
        </w:r>
      </w:del>
      <w:del w:id="930" w:author="果果兔出没" w:date="2024-11-11T15:02:58Z">
        <w:r>
          <w:rPr>
            <w:color w:val="404040"/>
            <w:spacing w:val="6"/>
          </w:rPr>
          <w:delText xml:space="preserve"> </w:delText>
        </w:r>
      </w:del>
      <w:del w:id="931" w:author="果果兔出没" w:date="2024-11-11T15:02:58Z">
        <w:r>
          <w:rPr>
            <w:color w:val="404040"/>
            <w:spacing w:val="-1"/>
          </w:rPr>
          <w:delText>assembler</w:delText>
        </w:r>
      </w:del>
      <w:del w:id="932" w:author="果果兔出没" w:date="2024-11-11T15:02:58Z">
        <w:r>
          <w:rPr>
            <w:color w:val="404040"/>
            <w:spacing w:val="6"/>
          </w:rPr>
          <w:delText xml:space="preserve"> </w:delText>
        </w:r>
      </w:del>
      <w:del w:id="933" w:author="果果兔出没" w:date="2024-11-11T15:02:58Z">
        <w:r>
          <w:rPr>
            <w:color w:val="404040"/>
            <w:spacing w:val="-1"/>
          </w:rPr>
          <w:delText xml:space="preserve">for </w:delText>
        </w:r>
      </w:del>
      <w:del w:id="934" w:author="果果兔出没" w:date="2024-11-11T15:02:58Z">
        <w:r>
          <w:rPr>
            <w:color w:val="404040"/>
            <w:spacing w:val="-2"/>
          </w:rPr>
          <w:delText>RV32Iinstructions.</w:delText>
        </w:r>
      </w:del>
      <w:del w:id="935" w:author="果果兔出没" w:date="2024-11-11T15:02:58Z">
        <w:r>
          <w:rPr>
            <w:color w:val="404040"/>
          </w:rPr>
          <w:delText xml:space="preserve"> </w:delText>
        </w:r>
      </w:del>
      <w:r>
        <w:rPr>
          <w:rFonts w:ascii="Times New Roman Bold" w:hAnsi="Times New Roman Bold" w:cs="Times New Roman Bold"/>
          <w:b/>
          <w:bCs/>
          <w:color w:val="404040"/>
          <w:spacing w:val="-1"/>
          <w:rPrChange w:id="936" w:author="果果兔出没" w:date="2024-11-11T14:59:44Z">
            <w:rPr>
              <w:color w:val="404040"/>
              <w:spacing w:val="-1"/>
            </w:rPr>
          </w:rPrChange>
        </w:rPr>
        <w:t>Multi-Level Feedback</w:t>
      </w:r>
      <w:del w:id="937" w:author="果果兔出没" w:date="2024-11-11T14:59:07Z">
        <w:r>
          <w:rPr>
            <w:rFonts w:hint="default" w:ascii="Times New Roman Bold" w:hAnsi="Times New Roman Bold" w:cs="Times New Roman Bold"/>
            <w:b/>
            <w:bCs/>
            <w:color w:val="404040"/>
            <w:spacing w:val="-1"/>
            <w:lang w:val="en-US"/>
            <w:rPrChange w:id="938" w:author="果果兔出没" w:date="2024-11-11T14:59:44Z">
              <w:rPr>
                <w:rFonts w:hint="default"/>
                <w:color w:val="404040"/>
                <w:spacing w:val="-1"/>
                <w:lang w:val="en-US"/>
              </w:rPr>
            </w:rPrChange>
          </w:rPr>
          <w:delText xml:space="preserve"> </w:delText>
        </w:r>
      </w:del>
      <w:ins w:id="939" w:author="果果兔出没" w:date="2024-11-11T14:59:07Z">
        <w:r>
          <w:rPr>
            <w:rFonts w:hint="default" w:ascii="Times New Roman Bold" w:hAnsi="Times New Roman Bold" w:eastAsia="SimSun" w:cs="Times New Roman Bold"/>
            <w:b/>
            <w:bCs/>
            <w:color w:val="404040"/>
            <w:spacing w:val="-1"/>
            <w:lang w:val="en-US" w:eastAsia="zh-CN"/>
            <w:rPrChange w:id="940" w:author="果果兔出没" w:date="2024-11-11T14:59:44Z">
              <w:rPr>
                <w:rFonts w:hint="eastAsia" w:eastAsia="SimSun"/>
                <w:color w:val="404040"/>
                <w:spacing w:val="-1"/>
                <w:lang w:val="en-US" w:eastAsia="zh-CN"/>
              </w:rPr>
            </w:rPrChange>
          </w:rPr>
          <w:t xml:space="preserve"> </w:t>
        </w:r>
      </w:ins>
      <w:r>
        <w:rPr>
          <w:rFonts w:ascii="Times New Roman Bold" w:hAnsi="Times New Roman Bold" w:cs="Times New Roman Bold"/>
          <w:b/>
          <w:bCs/>
          <w:color w:val="404040"/>
          <w:spacing w:val="-1"/>
          <w:rPrChange w:id="941" w:author="果果兔出没" w:date="2024-11-11T14:59:44Z">
            <w:rPr>
              <w:color w:val="404040"/>
              <w:spacing w:val="-1"/>
            </w:rPr>
          </w:rPrChange>
        </w:rPr>
        <w:t xml:space="preserve">Queue Scheduler: </w:t>
      </w:r>
      <w:r>
        <w:rPr>
          <w:color w:val="404040"/>
          <w:spacing w:val="-1"/>
        </w:rPr>
        <w:t>Simulated an operating system's</w:t>
      </w:r>
      <w:r>
        <w:rPr>
          <w:color w:val="404040"/>
          <w:spacing w:val="9"/>
        </w:rPr>
        <w:t xml:space="preserve"> </w:t>
      </w:r>
      <w:r>
        <w:rPr>
          <w:color w:val="404040"/>
          <w:spacing w:val="-1"/>
        </w:rPr>
        <w:t>schedu</w:t>
      </w:r>
      <w:r>
        <w:rPr>
          <w:color w:val="404040"/>
          <w:spacing w:val="-2"/>
        </w:rPr>
        <w:t>ling</w:t>
      </w:r>
      <w:r>
        <w:rPr>
          <w:color w:val="404040"/>
          <w:spacing w:val="1"/>
        </w:rPr>
        <w:t xml:space="preserve"> </w:t>
      </w:r>
      <w:r>
        <w:rPr>
          <w:color w:val="404040"/>
          <w:spacing w:val="-2"/>
        </w:rPr>
        <w:t>mechanism.</w:t>
      </w:r>
    </w:p>
    <w:p>
      <w:pPr>
        <w:pStyle w:val="2"/>
        <w:spacing w:before="0" w:beforeLines="0" w:beforeAutospacing="0" w:after="0" w:afterLines="21" w:afterAutospacing="0" w:line="214" w:lineRule="auto"/>
        <w:ind w:left="1890" w:leftChars="900" w:right="0" w:rightChars="0" w:firstLine="0" w:firstLineChars="0"/>
        <w:rPr>
          <w:color w:val="404040"/>
        </w:rPr>
        <w:pPrChange w:id="942" w:author="果果兔出没" w:date="2024-11-12T15:10:27Z">
          <w:pPr>
            <w:pStyle w:val="2"/>
            <w:spacing w:before="0" w:beforeLines="0" w:beforeAutospacing="0" w:after="0" w:afterLines="51" w:afterAutospacing="0" w:line="334" w:lineRule="auto"/>
            <w:ind w:left="1890" w:leftChars="900" w:right="0" w:rightChars="0" w:firstLine="0" w:firstLineChars="0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 xml:space="preserve">Paging Technique Simulator: </w:t>
      </w:r>
      <w:r>
        <w:rPr>
          <w:color w:val="404040"/>
          <w:spacing w:val="-1"/>
        </w:rPr>
        <w:t>Demonstrated the conversion of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1"/>
        </w:rPr>
        <w:t xml:space="preserve">a process's </w:t>
      </w:r>
      <w:ins w:id="943" w:author="果果兔出没" w:date="2024-11-11T15:04:46Z">
        <w:r>
          <w:rPr>
            <w:color w:val="404040"/>
            <w:spacing w:val="-1"/>
            <w:lang w:val="en-US" w:eastAsia="zh-CN"/>
          </w:rPr>
          <w:t>physical</w:t>
        </w:r>
      </w:ins>
      <w:ins w:id="944" w:author="果果兔出没" w:date="2024-11-11T15:04:48Z">
        <w:r>
          <w:rPr>
            <w:rFonts w:hint="eastAsia"/>
            <w:color w:val="404040"/>
            <w:spacing w:val="-1"/>
            <w:lang w:val="en-US" w:eastAsia="zh-CN"/>
          </w:rPr>
          <w:t xml:space="preserve"> </w:t>
        </w:r>
      </w:ins>
      <w:del w:id="945" w:author="果果兔出没" w:date="2024-11-11T15:04:41Z">
        <w:r>
          <w:rPr>
            <w:color w:val="404040"/>
            <w:spacing w:val="-1"/>
          </w:rPr>
          <w:delText xml:space="preserve">linear </w:delText>
        </w:r>
      </w:del>
      <w:r>
        <w:rPr>
          <w:color w:val="404040"/>
          <w:spacing w:val="-1"/>
        </w:rPr>
        <w:t>address to a physical a</w:t>
      </w:r>
      <w:r>
        <w:rPr>
          <w:color w:val="404040"/>
          <w:spacing w:val="-2"/>
        </w:rPr>
        <w:t>ddress.</w:t>
      </w:r>
      <w:r>
        <w:rPr>
          <w:color w:val="404040"/>
        </w:rPr>
        <w:t xml:space="preserve"> </w:t>
      </w:r>
    </w:p>
    <w:p>
      <w:pPr>
        <w:pStyle w:val="2"/>
        <w:spacing w:before="0" w:beforeLines="0" w:beforeAutospacing="0" w:afterLines="21" w:line="214" w:lineRule="auto"/>
        <w:ind w:left="32"/>
        <w:rPr>
          <w:rFonts w:hint="default"/>
          <w:b/>
          <w:bCs/>
          <w:spacing w:val="-1"/>
          <w:lang w:val="en-US" w:eastAsia="zh-CN"/>
        </w:rPr>
        <w:pPrChange w:id="946" w:author="果果兔出没" w:date="2024-11-12T15:10:27Z">
          <w:pPr>
            <w:pStyle w:val="2"/>
            <w:spacing w:before="0" w:beforeLines="0" w:beforeAutospacing="0" w:line="334" w:lineRule="auto"/>
            <w:ind w:left="32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42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  <w:w w:val="102"/>
        </w:rPr>
        <w:t xml:space="preserve">  </w:t>
      </w:r>
      <w:r>
        <w:rPr>
          <w:rFonts w:hint="default"/>
          <w:b/>
          <w:bCs/>
          <w:color w:val="404040"/>
          <w:lang w:val="en-US"/>
        </w:rPr>
        <w:t>Java Language</w:t>
      </w:r>
    </w:p>
    <w:p>
      <w:pPr>
        <w:pStyle w:val="2"/>
        <w:spacing w:before="0" w:beforeLines="0" w:after="0" w:afterLines="21" w:afterAutospacing="0" w:line="214" w:lineRule="auto"/>
        <w:ind w:left="1890" w:leftChars="900" w:firstLine="0" w:firstLineChars="0"/>
        <w:pPrChange w:id="947" w:author="果果兔出没" w:date="2024-11-12T15:10:27Z">
          <w:pPr>
            <w:pStyle w:val="2"/>
            <w:spacing w:before="13" w:after="0" w:afterLines="6" w:afterAutospacing="0" w:line="334" w:lineRule="auto"/>
            <w:ind w:left="1890" w:leftChars="900" w:firstLine="0" w:firstLineChars="0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2"/>
        </w:rPr>
        <w:t>Tic-Tac-Toe Game:</w:t>
      </w:r>
      <w:r>
        <w:rPr>
          <w:color w:val="404040"/>
          <w:spacing w:val="-2"/>
        </w:rPr>
        <w:t xml:space="preserve"> Created with</w:t>
      </w:r>
      <w:r>
        <w:rPr>
          <w:color w:val="404040"/>
          <w:spacing w:val="4"/>
        </w:rPr>
        <w:t xml:space="preserve"> </w:t>
      </w:r>
      <w:r>
        <w:rPr>
          <w:color w:val="404040"/>
          <w:spacing w:val="-2"/>
        </w:rPr>
        <w:t>AWT for the graphical user interface.</w:t>
      </w:r>
    </w:p>
    <w:p>
      <w:pPr>
        <w:pStyle w:val="2"/>
        <w:spacing w:before="0" w:beforeLines="0" w:beforeAutospacing="0" w:after="0" w:afterLines="21" w:afterAutospacing="0" w:line="214" w:lineRule="auto"/>
        <w:ind w:left="1890" w:leftChars="900" w:right="0" w:rightChars="0" w:firstLine="0" w:firstLineChars="0"/>
        <w:pPrChange w:id="948" w:author="果果兔出没" w:date="2024-11-12T15:10:27Z">
          <w:pPr>
            <w:pStyle w:val="2"/>
            <w:spacing w:before="0" w:beforeLines="0" w:beforeAutospacing="0" w:after="0" w:afterLines="6" w:afterAutospacing="0" w:line="334" w:lineRule="auto"/>
            <w:ind w:left="1890" w:leftChars="900" w:right="0" w:rightChars="0" w:firstLine="0" w:firstLineChars="0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 xml:space="preserve">Computer Sales System: </w:t>
      </w:r>
      <w:r>
        <w:rPr>
          <w:color w:val="404040"/>
          <w:spacing w:val="-1"/>
        </w:rPr>
        <w:t>A standalone application for managing computer sales, inc</w:t>
      </w:r>
      <w:r>
        <w:rPr>
          <w:color w:val="404040"/>
          <w:spacing w:val="-2"/>
        </w:rPr>
        <w:t>orporating interactive queries</w:t>
      </w:r>
      <w:r>
        <w:rPr>
          <w:color w:val="404040"/>
          <w:spacing w:val="3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</w:rPr>
        <w:t xml:space="preserve"> </w:t>
      </w:r>
      <w:r>
        <w:rPr>
          <w:color w:val="404040"/>
          <w:spacing w:val="-1"/>
        </w:rPr>
        <w:t>transaction recording.</w:t>
      </w:r>
    </w:p>
    <w:p>
      <w:pPr>
        <w:pStyle w:val="2"/>
        <w:spacing w:before="0" w:beforeLines="0" w:beforeAutospacing="0" w:after="0" w:afterLines="21" w:afterAutospacing="0" w:line="214" w:lineRule="auto"/>
        <w:ind w:left="1890" w:leftChars="900" w:firstLine="0" w:firstLineChars="0"/>
        <w:rPr>
          <w:color w:val="404040"/>
          <w:spacing w:val="-2"/>
        </w:rPr>
        <w:pPrChange w:id="949" w:author="果果兔出没" w:date="2024-11-12T15:10:27Z">
          <w:pPr>
            <w:pStyle w:val="2"/>
            <w:spacing w:before="0" w:beforeLines="0" w:beforeAutospacing="0" w:after="0" w:afterLines="51" w:afterAutospacing="0" w:line="334" w:lineRule="auto"/>
            <w:ind w:left="1890" w:leftChars="900" w:firstLine="0" w:firstLineChars="0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 xml:space="preserve">Gobang Battle </w:t>
      </w:r>
      <w:ins w:id="950" w:author="果果兔出没" w:date="2024-11-11T15:05:28Z">
        <w:r>
          <w:rPr>
            <w:rFonts w:hint="eastAsia" w:ascii="Times New Roman Bold" w:hAnsi="Times New Roman Bold" w:eastAsia="SimSun" w:cs="Times New Roman Bold"/>
            <w:b/>
            <w:bCs/>
            <w:color w:val="404040"/>
            <w:spacing w:val="-1"/>
            <w:lang w:val="en-US" w:eastAsia="zh-CN"/>
          </w:rPr>
          <w:t>Game</w:t>
        </w:r>
      </w:ins>
      <w:del w:id="951" w:author="果果兔出没" w:date="2024-11-11T15:05:24Z">
        <w:r>
          <w:rPr>
            <w:rFonts w:hint="default" w:ascii="Times New Roman Bold" w:hAnsi="Times New Roman Bold" w:cs="Times New Roman Bold"/>
            <w:b/>
            <w:bCs/>
            <w:color w:val="404040"/>
            <w:spacing w:val="-1"/>
          </w:rPr>
          <w:delText>Platform</w:delText>
        </w:r>
      </w:del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 xml:space="preserve">: </w:t>
      </w:r>
      <w:r>
        <w:rPr>
          <w:color w:val="404040"/>
          <w:spacing w:val="-1"/>
        </w:rPr>
        <w:t>Developed using JavaFX, Socket, JDBC, and MySQL, featuring user registration, op</w:t>
      </w:r>
      <w:r>
        <w:rPr>
          <w:color w:val="404040"/>
          <w:spacing w:val="-2"/>
        </w:rPr>
        <w:t>ponent</w:t>
      </w:r>
      <w:r>
        <w:rPr>
          <w:rFonts w:hint="default"/>
          <w:color w:val="404040"/>
          <w:spacing w:val="-2"/>
          <w:lang w:val="en-US"/>
        </w:rPr>
        <w:t xml:space="preserve"> </w:t>
      </w:r>
      <w:r>
        <w:rPr>
          <w:color w:val="404040"/>
          <w:spacing w:val="-1"/>
        </w:rPr>
        <w:t>selection, move notifications, time tracking, game records, undo, chat, concede, new game, save/</w:t>
      </w:r>
      <w:r>
        <w:rPr>
          <w:color w:val="404040"/>
          <w:spacing w:val="-2"/>
        </w:rPr>
        <w:t>load game,</w:t>
      </w:r>
      <w:r>
        <w:rPr>
          <w:color w:val="404040"/>
          <w:spacing w:val="7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8"/>
        </w:rPr>
        <w:t xml:space="preserve"> </w:t>
      </w:r>
      <w:r>
        <w:rPr>
          <w:color w:val="404040"/>
          <w:spacing w:val="-2"/>
        </w:rPr>
        <w:t>a built-</w:t>
      </w:r>
      <w:r>
        <w:rPr>
          <w:color w:val="404040"/>
          <w:spacing w:val="-1"/>
        </w:rPr>
        <w:t>in</w:t>
      </w:r>
      <w:r>
        <w:rPr>
          <w:rFonts w:hint="default"/>
          <w:color w:val="404040"/>
          <w:spacing w:val="-1"/>
          <w:lang w:val="en-US"/>
        </w:rPr>
        <w:t xml:space="preserve"> </w:t>
      </w:r>
      <w:r>
        <w:rPr>
          <w:color w:val="404040"/>
          <w:spacing w:val="-1"/>
        </w:rPr>
        <w:t>AI assistant based on a scoring system, playable both locally an</w:t>
      </w:r>
      <w:r>
        <w:rPr>
          <w:color w:val="404040"/>
          <w:spacing w:val="-2"/>
        </w:rPr>
        <w:t>d online.</w:t>
      </w:r>
    </w:p>
    <w:p>
      <w:pPr>
        <w:pStyle w:val="2"/>
        <w:spacing w:before="0" w:beforeLines="0" w:beforeAutospacing="0" w:after="0" w:afterLines="21" w:afterAutospacing="0" w:line="214" w:lineRule="auto"/>
        <w:ind w:left="32"/>
        <w:rPr>
          <w:color w:val="404040"/>
          <w:spacing w:val="-2"/>
        </w:rPr>
        <w:pPrChange w:id="952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32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4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  <w:w w:val="102"/>
        </w:rPr>
        <w:t xml:space="preserve"> </w:t>
      </w:r>
      <w:r>
        <w:rPr>
          <w:rFonts w:hint="default"/>
          <w:b/>
          <w:bCs/>
          <w:color w:val="404040"/>
          <w:spacing w:val="11"/>
          <w:w w:val="102"/>
          <w:lang w:val="en-US"/>
        </w:rPr>
        <w:t xml:space="preserve"> </w:t>
      </w:r>
      <w:r>
        <w:rPr>
          <w:rFonts w:hint="default"/>
          <w:b/>
          <w:bCs/>
          <w:color w:val="404040"/>
          <w:lang w:val="en-US"/>
        </w:rPr>
        <w:t>Python Language</w:t>
      </w:r>
    </w:p>
    <w:p>
      <w:pPr>
        <w:pStyle w:val="2"/>
        <w:spacing w:before="0" w:beforeLines="0" w:beforeAutospacing="0" w:after="0" w:afterLines="21" w:afterAutospacing="0" w:line="214" w:lineRule="auto"/>
        <w:ind w:left="1890" w:leftChars="900" w:right="0" w:rightChars="0" w:firstLine="0" w:firstLineChars="0"/>
        <w:rPr>
          <w:color w:val="404040"/>
        </w:rPr>
        <w:pPrChange w:id="953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900" w:right="0" w:rightChars="0" w:firstLine="0" w:firstLineChars="0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HDR Tone Mapping and Image</w:t>
      </w:r>
      <w:r>
        <w:rPr>
          <w:rFonts w:hint="default" w:ascii="Times New Roman Bold" w:hAnsi="Times New Roman Bold" w:cs="Times New Roman Bold"/>
          <w:b/>
          <w:bCs/>
          <w:color w:val="404040"/>
          <w:spacing w:val="11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Stitching:</w:t>
      </w:r>
      <w:r>
        <w:rPr>
          <w:color w:val="404040"/>
          <w:spacing w:val="-10"/>
        </w:rPr>
        <w:t xml:space="preserve"> </w:t>
      </w:r>
      <w:del w:id="954" w:author="果果兔出没" w:date="2024-11-11T15:07:43Z">
        <w:r>
          <w:rPr>
            <w:color w:val="404040"/>
            <w:spacing w:val="-1"/>
          </w:rPr>
          <w:delText>Advanc</w:delText>
        </w:r>
      </w:del>
      <w:del w:id="955" w:author="果果兔出没" w:date="2024-11-11T15:07:43Z">
        <w:r>
          <w:rPr>
            <w:color w:val="404040"/>
            <w:spacing w:val="-2"/>
          </w:rPr>
          <w:delText>ed image processing</w:delText>
        </w:r>
      </w:del>
      <w:del w:id="956" w:author="果果兔出没" w:date="2024-11-11T15:07:43Z">
        <w:r>
          <w:rPr>
            <w:rFonts w:hint="default"/>
            <w:color w:val="404040"/>
            <w:spacing w:val="-2"/>
            <w:lang w:val="en-US"/>
          </w:rPr>
          <w:delText xml:space="preserve"> </w:delText>
        </w:r>
      </w:del>
      <w:del w:id="957" w:author="果果兔出没" w:date="2024-11-11T15:07:43Z">
        <w:r>
          <w:rPr>
            <w:color w:val="404040"/>
            <w:spacing w:val="-2"/>
          </w:rPr>
          <w:delText>techniques.</w:delText>
        </w:r>
      </w:del>
      <w:ins w:id="958" w:author="果果兔出没" w:date="2024-11-11T15:07:38Z">
        <w:r>
          <w:rPr>
            <w:color w:val="404040"/>
            <w:spacing w:val="-2"/>
            <w:lang w:val="en-US" w:eastAsia="zh-CN"/>
          </w:rPr>
          <w:t>Enhances and merges images for visual realism.</w:t>
        </w:r>
      </w:ins>
      <w:r>
        <w:rPr>
          <w:color w:val="404040"/>
        </w:rPr>
        <w:t xml:space="preserve">   </w:t>
      </w:r>
    </w:p>
    <w:p>
      <w:pPr>
        <w:pStyle w:val="2"/>
        <w:spacing w:before="0" w:beforeLines="0" w:beforeAutospacing="0" w:after="0" w:afterLines="21" w:afterAutospacing="0" w:line="214" w:lineRule="auto"/>
        <w:ind w:left="1890" w:leftChars="900" w:right="0" w:rightChars="0" w:firstLine="0" w:firstLineChars="0"/>
        <w:pPrChange w:id="959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900" w:right="0" w:rightChars="0" w:firstLine="0" w:firstLineChars="0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Photomosaic Generator:</w:t>
      </w:r>
      <w:r>
        <w:rPr>
          <w:color w:val="404040"/>
          <w:spacing w:val="-10"/>
        </w:rPr>
        <w:t xml:space="preserve"> </w:t>
      </w:r>
      <w:del w:id="960" w:author="果果兔出没" w:date="2024-11-11T15:09:52Z">
        <w:r>
          <w:rPr>
            <w:color w:val="404040"/>
            <w:spacing w:val="-1"/>
          </w:rPr>
          <w:delText>Assembled many small images to create a composite</w:delText>
        </w:r>
      </w:del>
      <w:del w:id="961" w:author="果果兔出没" w:date="2024-11-11T15:09:52Z">
        <w:r>
          <w:rPr>
            <w:color w:val="404040"/>
            <w:spacing w:val="-2"/>
          </w:rPr>
          <w:delText xml:space="preserve"> image.</w:delText>
        </w:r>
      </w:del>
      <w:ins w:id="962" w:author="果果兔出没" w:date="2024-11-11T15:09:47Z">
        <w:r>
          <w:rPr>
            <w:color w:val="404040"/>
            <w:spacing w:val="-2"/>
            <w:lang w:val="en-US" w:eastAsia="zh-CN"/>
          </w:rPr>
          <w:t>Constructs detailed large images from arrays of small, distinct photos.</w:t>
        </w:r>
      </w:ins>
    </w:p>
    <w:p>
      <w:pPr>
        <w:pStyle w:val="2"/>
        <w:spacing w:before="0" w:beforeLines="0" w:beforeAutospacing="0" w:after="0" w:afterLines="21" w:afterAutospacing="0" w:line="214" w:lineRule="auto"/>
        <w:ind w:left="1890" w:leftChars="900" w:right="0" w:rightChars="0" w:firstLine="0" w:firstLineChars="0"/>
        <w:rPr>
          <w:color w:val="404040"/>
        </w:rPr>
        <w:pPrChange w:id="963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1890" w:leftChars="900" w:right="0" w:rightChars="0" w:firstLine="0" w:firstLineChars="0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Lempel-Ziv-Welch (LZW) Compression</w:t>
      </w:r>
      <w:r>
        <w:rPr>
          <w:rFonts w:hint="default" w:ascii="Times New Roman Bold" w:hAnsi="Times New Roman Bold" w:cs="Times New Roman Bold"/>
          <w:b/>
          <w:bCs/>
          <w:color w:val="404040"/>
          <w:spacing w:val="-9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Algorithm</w:t>
      </w:r>
      <w:r>
        <w:rPr>
          <w:b/>
          <w:bCs/>
          <w:color w:val="404040"/>
          <w:spacing w:val="-1"/>
        </w:rPr>
        <w:t xml:space="preserve">: </w:t>
      </w:r>
      <w:r>
        <w:rPr>
          <w:color w:val="404040"/>
          <w:spacing w:val="-1"/>
        </w:rPr>
        <w:t xml:space="preserve">Implemented data </w:t>
      </w:r>
      <w:r>
        <w:rPr>
          <w:color w:val="404040"/>
          <w:spacing w:val="-2"/>
        </w:rPr>
        <w:t>compression technique.</w:t>
      </w:r>
      <w:r>
        <w:rPr>
          <w:color w:val="404040"/>
        </w:rPr>
        <w:t xml:space="preserve"> </w:t>
      </w:r>
    </w:p>
    <w:p>
      <w:pPr>
        <w:pStyle w:val="2"/>
        <w:spacing w:before="0" w:beforeLines="0" w:afterLines="51" w:line="214" w:lineRule="auto"/>
        <w:ind w:left="1890" w:leftChars="900"/>
        <w:rPr>
          <w:ins w:id="965" w:author="果果兔出没" w:date="2024-11-10T22:45:38Z"/>
          <w:b/>
          <w:bCs/>
          <w:spacing w:val="-1"/>
        </w:rPr>
        <w:pPrChange w:id="964" w:author="果果兔出没" w:date="2024-11-12T15:10:27Z">
          <w:pPr>
            <w:pStyle w:val="2"/>
            <w:spacing w:before="157" w:line="188" w:lineRule="auto"/>
            <w:ind w:left="32"/>
          </w:pPr>
        </w:pPrChange>
      </w:pPr>
      <w:r>
        <w:rPr>
          <w:rFonts w:hint="default" w:ascii="Times New Roman Bold" w:hAnsi="Times New Roman Bold" w:cs="Times New Roman Bold"/>
          <w:b/>
          <w:bCs/>
          <w:color w:val="404040"/>
          <w:spacing w:val="-1"/>
        </w:rPr>
        <w:t>Peer-to-Peer Voice Chat System:</w:t>
      </w:r>
      <w:r>
        <w:rPr>
          <w:color w:val="404040"/>
          <w:spacing w:val="-1"/>
        </w:rPr>
        <w:t xml:space="preserve"> Facilitated </w:t>
      </w:r>
      <w:ins w:id="966" w:author="果果兔出没" w:date="2024-11-11T15:15:00Z">
        <w:r>
          <w:rPr>
            <w:rFonts w:hint="eastAsia" w:eastAsia="SimSun"/>
            <w:color w:val="404040"/>
            <w:spacing w:val="-1"/>
            <w:lang w:val="en-US" w:eastAsia="zh-CN"/>
          </w:rPr>
          <w:t>real</w:t>
        </w:r>
      </w:ins>
      <w:ins w:id="967" w:author="果果兔出没" w:date="2024-11-11T15:15:01Z">
        <w:r>
          <w:rPr>
            <w:rFonts w:hint="eastAsia" w:eastAsia="SimSun"/>
            <w:color w:val="404040"/>
            <w:spacing w:val="-1"/>
            <w:lang w:val="en-US" w:eastAsia="zh-CN"/>
          </w:rPr>
          <w:t>-</w:t>
        </w:r>
      </w:ins>
      <w:ins w:id="968" w:author="果果兔出没" w:date="2024-11-11T15:15:02Z">
        <w:r>
          <w:rPr>
            <w:rFonts w:hint="eastAsia" w:eastAsia="SimSun"/>
            <w:color w:val="404040"/>
            <w:spacing w:val="-1"/>
            <w:lang w:val="en-US" w:eastAsia="zh-CN"/>
          </w:rPr>
          <w:t>time</w:t>
        </w:r>
      </w:ins>
      <w:ins w:id="969" w:author="果果兔出没" w:date="2024-11-11T15:15:03Z">
        <w:r>
          <w:rPr>
            <w:rFonts w:hint="eastAsia" w:eastAsia="SimSun"/>
            <w:color w:val="404040"/>
            <w:spacing w:val="-1"/>
            <w:lang w:val="en-US" w:eastAsia="zh-CN"/>
          </w:rPr>
          <w:t xml:space="preserve"> </w:t>
        </w:r>
      </w:ins>
      <w:del w:id="970" w:author="果果兔出没" w:date="2024-11-11T15:15:06Z">
        <w:r>
          <w:rPr>
            <w:color w:val="404040"/>
            <w:spacing w:val="-1"/>
          </w:rPr>
          <w:delText xml:space="preserve">direct </w:delText>
        </w:r>
      </w:del>
      <w:r>
        <w:rPr>
          <w:color w:val="404040"/>
          <w:spacing w:val="-1"/>
        </w:rPr>
        <w:t>vo</w:t>
      </w:r>
      <w:r>
        <w:rPr>
          <w:color w:val="404040"/>
          <w:spacing w:val="-2"/>
        </w:rPr>
        <w:t xml:space="preserve">ice </w:t>
      </w:r>
      <w:ins w:id="971" w:author="果果兔出没" w:date="2024-11-11T15:14:38Z">
        <w:r>
          <w:rPr>
            <w:rFonts w:hint="eastAsia" w:eastAsia="SimSun"/>
            <w:color w:val="404040"/>
            <w:spacing w:val="-2"/>
            <w:lang w:val="en-US" w:eastAsia="zh-CN"/>
          </w:rPr>
          <w:t xml:space="preserve">and </w:t>
        </w:r>
      </w:ins>
      <w:ins w:id="972" w:author="果果兔出没" w:date="2024-11-11T15:14:41Z">
        <w:r>
          <w:rPr>
            <w:rFonts w:hint="eastAsia" w:eastAsia="SimSun"/>
            <w:color w:val="404040"/>
            <w:spacing w:val="-2"/>
            <w:lang w:val="en-US" w:eastAsia="zh-CN"/>
          </w:rPr>
          <w:t xml:space="preserve">video </w:t>
        </w:r>
      </w:ins>
      <w:r>
        <w:rPr>
          <w:color w:val="404040"/>
          <w:spacing w:val="-2"/>
        </w:rPr>
        <w:t>communication between users.</w:t>
      </w:r>
    </w:p>
    <w:p>
      <w:pPr>
        <w:pStyle w:val="2"/>
        <w:spacing w:before="0" w:beforeLines="0" w:afterLines="51" w:line="214" w:lineRule="auto"/>
        <w:ind w:left="32"/>
        <w:rPr>
          <w:ins w:id="974" w:author="果果兔出没" w:date="2024-11-10T21:18:13Z"/>
        </w:rPr>
        <w:pPrChange w:id="973" w:author="果果兔出没" w:date="2024-11-12T15:10:27Z">
          <w:pPr>
            <w:pStyle w:val="2"/>
            <w:spacing w:before="157" w:line="188" w:lineRule="auto"/>
            <w:ind w:left="32"/>
          </w:pPr>
        </w:pPrChange>
      </w:pPr>
      <w:ins w:id="975" w:author="果果兔出没" w:date="2024-11-12T14:44:42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142875</wp:posOffset>
                  </wp:positionV>
                  <wp:extent cx="6637655" cy="0"/>
                  <wp:effectExtent l="0" t="6350" r="0" b="6350"/>
                  <wp:wrapNone/>
                  <wp:docPr id="35" name="直接连接符 3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376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pt;margin-top:11.25pt;height:0pt;width:522.65pt;z-index:251674624;mso-width-relative:page;mso-height-relative:page;" filled="f" stroked="t" coordsize="21600,21600" o:gfxdata="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WAAAA&#10;ZHJzL1BLAQIUABQAAAAIAIdO4kAVNY4f1gAAAAkBAAAPAAAAAAAAAAEAIAAAADgAAABkcnMvZG93&#10;bnJldi54bWxQSwECFAAUAAAACACHTuJAVnUriuwBAADMAwAADgAAAAAAAAABACAAAAA7AQAAZHJz&#10;L2Uyb0RvYy54bWxQSwUGAAAAAAYABgBZAQAAmQUAAAAA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ins>
      <w:del w:id="977" w:author="果果兔出没" w:date="2024-11-12T14:07:50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233045</wp:posOffset>
                  </wp:positionV>
                  <wp:extent cx="6628130" cy="0"/>
                  <wp:effectExtent l="0" t="6350" r="0" b="6350"/>
                  <wp:wrapNone/>
                  <wp:docPr id="51" name="直接连接符 5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281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0.05pt;margin-top:18.35pt;height:0pt;width:521.9pt;z-index:251666432;mso-width-relative:page;mso-height-relative:page;" filled="f" stroked="t" coordsize="21600,21600" o:gfxdata="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FgAAAGRy&#10;cy9QSwECFAAUAAAACACHTuJAOUNuGNMAAAAHAQAADwAAAAAAAAABACAAAAA4AAAAZHJzL2Rvd25y&#10;ZXYueG1sUEsBAhQAFAAAAAgAh07iQGX4xaXtAQAAzAMAAA4AAAAAAAAAAQAgAAAAOAEAAGRycy9l&#10;Mm9Eb2MueG1sUEsFBgAAAAAGAAYAWQEAAJcFAAAAAA==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del>
      <w:ins w:id="979" w:author="果果兔出没" w:date="2024-11-10T21:18:13Z">
        <w:r>
          <w:rPr>
            <w:b/>
            <w:bCs/>
            <w:spacing w:val="-1"/>
          </w:rPr>
          <w:t>INTERNSHIP EXPERIENCE</w:t>
        </w:r>
      </w:ins>
    </w:p>
    <w:p>
      <w:pPr>
        <w:pStyle w:val="2"/>
        <w:spacing w:before="0" w:beforeLines="0" w:beforeAutospacing="0" w:after="0" w:afterLines="21" w:afterAutospacing="0" w:line="214" w:lineRule="auto"/>
        <w:ind w:left="43"/>
        <w:rPr>
          <w:ins w:id="981" w:author="果果兔出没" w:date="2024-11-10T21:18:13Z"/>
        </w:rPr>
        <w:pPrChange w:id="980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43"/>
          </w:pPr>
        </w:pPrChange>
      </w:pPr>
      <w:ins w:id="982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10160" b="9525"/>
              <wp:docPr id="9" name="IM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 16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984" w:author="果果兔出没" w:date="2024-11-10T21:18:13Z">
        <w:r>
          <w:rPr>
            <w:b/>
            <w:bCs/>
            <w:color w:val="404040"/>
            <w:spacing w:val="11"/>
            <w:w w:val="102"/>
          </w:rPr>
          <w:t xml:space="preserve">  </w:t>
        </w:r>
      </w:ins>
      <w:ins w:id="985" w:author="果果兔出没" w:date="2024-11-10T21:18:13Z">
        <w:r>
          <w:rPr>
            <w:b/>
            <w:bCs/>
            <w:color w:val="404040"/>
          </w:rPr>
          <w:t>07/2024-08/2024   Algorithm Intern</w:t>
        </w:r>
      </w:ins>
      <w:ins w:id="986" w:author="果果兔出没" w:date="2024-11-10T21:18:13Z">
        <w:r>
          <w:rPr>
            <w:b/>
            <w:bCs/>
            <w:color w:val="404040"/>
            <w:spacing w:val="14"/>
            <w:w w:val="101"/>
          </w:rPr>
          <w:t xml:space="preserve"> </w:t>
        </w:r>
      </w:ins>
      <w:ins w:id="987" w:author="果果兔出没" w:date="2024-11-10T21:18:13Z">
        <w:r>
          <w:rPr>
            <w:b/>
            <w:bCs/>
            <w:color w:val="404040"/>
          </w:rPr>
          <w:t>| Pro</w:t>
        </w:r>
      </w:ins>
      <w:ins w:id="988" w:author="果果兔出没" w:date="2024-11-10T21:18:13Z">
        <w:r>
          <w:rPr>
            <w:b/>
            <w:bCs/>
            <w:color w:val="404040"/>
            <w:spacing w:val="-1"/>
          </w:rPr>
          <w:t>duct R&amp;D Department</w:t>
        </w:r>
      </w:ins>
      <w:ins w:id="989" w:author="果果兔出没" w:date="2024-11-10T21:18:13Z">
        <w:r>
          <w:rPr>
            <w:b/>
            <w:bCs/>
            <w:color w:val="404040"/>
            <w:spacing w:val="14"/>
            <w:w w:val="101"/>
          </w:rPr>
          <w:t xml:space="preserve"> </w:t>
        </w:r>
      </w:ins>
      <w:ins w:id="990" w:author="果果兔出没" w:date="2024-11-10T21:18:13Z">
        <w:r>
          <w:rPr>
            <w:b/>
            <w:bCs/>
            <w:color w:val="404040"/>
            <w:spacing w:val="-1"/>
          </w:rPr>
          <w:t>| Geovis Technology</w:t>
        </w:r>
      </w:ins>
      <w:ins w:id="991" w:author="果果兔出没" w:date="2024-11-10T21:18:13Z">
        <w:r>
          <w:rPr>
            <w:b/>
            <w:bCs/>
            <w:color w:val="404040"/>
            <w:spacing w:val="9"/>
          </w:rPr>
          <w:t xml:space="preserve"> </w:t>
        </w:r>
      </w:ins>
      <w:ins w:id="992" w:author="果果兔出没" w:date="2024-11-10T21:18:13Z">
        <w:r>
          <w:rPr>
            <w:b/>
            <w:bCs/>
            <w:color w:val="404040"/>
            <w:spacing w:val="-1"/>
          </w:rPr>
          <w:t>Co., Ltd</w:t>
        </w:r>
      </w:ins>
    </w:p>
    <w:p>
      <w:pPr>
        <w:pStyle w:val="2"/>
        <w:spacing w:before="0" w:beforeLines="0" w:beforeAutospacing="0" w:afterLines="21" w:line="214" w:lineRule="auto"/>
        <w:ind w:left="2021" w:leftChars="0" w:right="0" w:rightChars="0" w:hanging="131" w:firstLineChars="0"/>
        <w:rPr>
          <w:ins w:id="994" w:author="果果兔出没" w:date="2024-11-10T21:18:13Z"/>
          <w:rFonts w:hint="default"/>
          <w:lang w:val="en-US"/>
        </w:rPr>
        <w:pPrChange w:id="993" w:author="果果兔出没" w:date="2024-11-12T15:10:27Z">
          <w:pPr>
            <w:pStyle w:val="2"/>
            <w:spacing w:before="0" w:beforeLines="0" w:beforeAutospacing="0" w:line="276" w:lineRule="auto"/>
            <w:ind w:left="2021" w:leftChars="0" w:right="0" w:rightChars="0" w:hanging="131" w:firstLineChars="0"/>
          </w:pPr>
        </w:pPrChange>
      </w:pPr>
      <w:ins w:id="995" w:author="果果兔出没" w:date="2024-11-10T21:18:13Z">
        <w:r>
          <w:rPr>
            <w:color w:val="404040"/>
          </w:rPr>
          <w:t>•</w:t>
        </w:r>
      </w:ins>
      <w:ins w:id="996" w:author="果果兔出没" w:date="2024-11-10T21:18:13Z">
        <w:r>
          <w:rPr>
            <w:color w:val="404040"/>
            <w:spacing w:val="37"/>
            <w:w w:val="101"/>
          </w:rPr>
          <w:t xml:space="preserve"> </w:t>
        </w:r>
      </w:ins>
      <w:ins w:id="997" w:author="果果兔出没" w:date="2024-11-10T21:18:13Z">
        <w:r>
          <w:rPr>
            <w:color w:val="404040"/>
          </w:rPr>
          <w:t>Deployed network proxies and encryption technologies, including S</w:t>
        </w:r>
      </w:ins>
      <w:ins w:id="998" w:author="果果兔出没" w:date="2024-11-10T21:18:13Z">
        <w:r>
          <w:rPr>
            <w:color w:val="404040"/>
            <w:spacing w:val="-1"/>
          </w:rPr>
          <w:t>hadowsocks and ProxyChains,</w:t>
        </w:r>
      </w:ins>
      <w:ins w:id="999" w:author="果果兔出没" w:date="2024-11-10T21:18:13Z">
        <w:r>
          <w:rPr>
            <w:color w:val="404040"/>
            <w:spacing w:val="7"/>
          </w:rPr>
          <w:t xml:space="preserve"> </w:t>
        </w:r>
      </w:ins>
      <w:ins w:id="1000" w:author="果果兔出没" w:date="2024-11-10T21:18:13Z">
        <w:r>
          <w:rPr>
            <w:color w:val="404040"/>
            <w:spacing w:val="-1"/>
          </w:rPr>
          <w:t>and</w:t>
        </w:r>
      </w:ins>
      <w:ins w:id="1001" w:author="果果兔出没" w:date="2024-11-10T21:18:13Z">
        <w:r>
          <w:rPr>
            <w:color w:val="404040"/>
            <w:spacing w:val="10"/>
          </w:rPr>
          <w:t xml:space="preserve"> </w:t>
        </w:r>
      </w:ins>
      <w:ins w:id="1002" w:author="果果兔出没" w:date="2024-11-10T21:18:13Z">
        <w:r>
          <w:rPr>
            <w:color w:val="404040"/>
            <w:spacing w:val="-1"/>
          </w:rPr>
          <w:t>solved</w:t>
        </w:r>
      </w:ins>
      <w:ins w:id="1003" w:author="果果兔出没" w:date="2024-11-10T21:18:13Z">
        <w:r>
          <w:rPr>
            <w:color w:val="404040"/>
            <w:spacing w:val="2"/>
          </w:rPr>
          <w:t xml:space="preserve"> </w:t>
        </w:r>
      </w:ins>
      <w:ins w:id="1004" w:author="果果兔出没" w:date="2024-11-10T21:18:13Z">
        <w:r>
          <w:rPr>
            <w:color w:val="404040"/>
            <w:spacing w:val="-1"/>
          </w:rPr>
          <w:t>the</w:t>
        </w:r>
      </w:ins>
      <w:ins w:id="1005" w:author="果果兔出没" w:date="2024-11-10T21:18:13Z">
        <w:r>
          <w:rPr>
            <w:color w:val="404040"/>
          </w:rPr>
          <w:t xml:space="preserve"> problem</w:t>
        </w:r>
      </w:ins>
      <w:ins w:id="1006" w:author="果果兔出没" w:date="2024-11-10T21:18:13Z">
        <w:r>
          <w:rPr>
            <w:color w:val="404040"/>
            <w:spacing w:val="1"/>
          </w:rPr>
          <w:t xml:space="preserve"> </w:t>
        </w:r>
      </w:ins>
      <w:ins w:id="1007" w:author="果果兔出没" w:date="2024-11-10T21:18:13Z">
        <w:r>
          <w:rPr>
            <w:color w:val="404040"/>
          </w:rPr>
          <w:t>for</w:t>
        </w:r>
      </w:ins>
      <w:ins w:id="1008" w:author="果果兔出没" w:date="2024-11-10T21:18:13Z">
        <w:r>
          <w:rPr>
            <w:color w:val="404040"/>
            <w:spacing w:val="1"/>
          </w:rPr>
          <w:t xml:space="preserve"> </w:t>
        </w:r>
      </w:ins>
      <w:ins w:id="1009" w:author="果果兔出没" w:date="2024-11-10T21:18:13Z">
        <w:r>
          <w:rPr>
            <w:color w:val="404040"/>
          </w:rPr>
          <w:t>access</w:t>
        </w:r>
      </w:ins>
      <w:ins w:id="1010" w:author="果果兔出没" w:date="2024-11-10T21:18:13Z">
        <w:r>
          <w:rPr>
            <w:color w:val="404040"/>
            <w:spacing w:val="1"/>
          </w:rPr>
          <w:t xml:space="preserve"> </w:t>
        </w:r>
      </w:ins>
      <w:ins w:id="1011" w:author="果果兔出没" w:date="2024-11-10T21:18:13Z">
        <w:r>
          <w:rPr>
            <w:color w:val="404040"/>
          </w:rPr>
          <w:t>restriction</w:t>
        </w:r>
      </w:ins>
      <w:ins w:id="1012" w:author="果果兔出没" w:date="2024-11-10T21:18:13Z">
        <w:r>
          <w:rPr>
            <w:color w:val="404040"/>
            <w:spacing w:val="1"/>
          </w:rPr>
          <w:t xml:space="preserve"> </w:t>
        </w:r>
      </w:ins>
      <w:ins w:id="1013" w:author="果果兔出没" w:date="2024-11-10T21:18:13Z">
        <w:r>
          <w:rPr>
            <w:color w:val="404040"/>
          </w:rPr>
          <w:t>and</w:t>
        </w:r>
      </w:ins>
      <w:ins w:id="1014" w:author="果果兔出没" w:date="2024-11-10T21:18:13Z">
        <w:r>
          <w:rPr>
            <w:color w:val="404040"/>
            <w:spacing w:val="1"/>
          </w:rPr>
          <w:t xml:space="preserve"> </w:t>
        </w:r>
      </w:ins>
      <w:ins w:id="1015" w:author="果果兔出没" w:date="2024-11-10T21:18:13Z">
        <w:r>
          <w:rPr>
            <w:color w:val="404040"/>
          </w:rPr>
          <w:t>security</w:t>
        </w:r>
      </w:ins>
      <w:ins w:id="1016" w:author="果果兔出没" w:date="2024-11-10T21:18:13Z">
        <w:r>
          <w:rPr>
            <w:color w:val="404040"/>
            <w:spacing w:val="1"/>
          </w:rPr>
          <w:t xml:space="preserve"> </w:t>
        </w:r>
      </w:ins>
      <w:ins w:id="1017" w:author="果果兔出没" w:date="2024-11-10T21:18:13Z">
        <w:r>
          <w:rPr>
            <w:color w:val="404040"/>
          </w:rPr>
          <w:t>of</w:t>
        </w:r>
      </w:ins>
      <w:ins w:id="1018" w:author="果果兔出没" w:date="2024-11-10T21:18:13Z">
        <w:r>
          <w:rPr>
            <w:color w:val="404040"/>
            <w:spacing w:val="-14"/>
          </w:rPr>
          <w:t xml:space="preserve"> </w:t>
        </w:r>
      </w:ins>
      <w:ins w:id="1019" w:author="果果兔出没" w:date="2024-11-10T21:18:13Z">
        <w:r>
          <w:rPr>
            <w:color w:val="404040"/>
          </w:rPr>
          <w:t>data</w:t>
        </w:r>
      </w:ins>
      <w:ins w:id="1020" w:author="果果兔出没" w:date="2024-11-10T21:18:13Z">
        <w:r>
          <w:rPr>
            <w:color w:val="404040"/>
            <w:spacing w:val="1"/>
          </w:rPr>
          <w:t xml:space="preserve"> </w:t>
        </w:r>
      </w:ins>
      <w:ins w:id="1021" w:author="果果兔出没" w:date="2024-11-10T21:18:13Z">
        <w:r>
          <w:rPr>
            <w:color w:val="404040"/>
          </w:rPr>
          <w:t>transmission</w:t>
        </w:r>
      </w:ins>
      <w:r>
        <w:rPr>
          <w:rFonts w:hint="default"/>
          <w:color w:val="404040"/>
          <w:lang w:val="en-US"/>
        </w:rPr>
        <w:t>;</w:t>
      </w:r>
    </w:p>
    <w:p>
      <w:pPr>
        <w:pStyle w:val="2"/>
        <w:spacing w:before="0" w:beforeLines="0" w:afterLines="21" w:line="214" w:lineRule="auto"/>
        <w:ind w:left="2026" w:leftChars="0" w:right="0" w:rightChars="0" w:hanging="136" w:firstLineChars="0"/>
        <w:rPr>
          <w:ins w:id="1023" w:author="果果兔出没" w:date="2024-11-10T21:18:13Z"/>
        </w:rPr>
        <w:pPrChange w:id="1022" w:author="果果兔出没" w:date="2024-11-12T15:10:27Z">
          <w:pPr>
            <w:pStyle w:val="2"/>
            <w:spacing w:before="148" w:line="277" w:lineRule="auto"/>
            <w:ind w:left="2026" w:leftChars="0" w:right="0" w:rightChars="0" w:hanging="136" w:firstLineChars="0"/>
          </w:pPr>
        </w:pPrChange>
      </w:pPr>
      <w:ins w:id="1024" w:author="果果兔出没" w:date="2024-11-10T21:18:13Z">
        <w:r>
          <w:rPr>
            <w:color w:val="404040"/>
          </w:rPr>
          <w:t>•</w:t>
        </w:r>
      </w:ins>
      <w:ins w:id="1025" w:author="果果兔出没" w:date="2024-11-10T21:18:13Z">
        <w:r>
          <w:rPr>
            <w:color w:val="404040"/>
            <w:spacing w:val="36"/>
            <w:w w:val="101"/>
          </w:rPr>
          <w:t xml:space="preserve"> </w:t>
        </w:r>
      </w:ins>
      <w:ins w:id="1026" w:author="果果兔出没" w:date="2024-11-10T21:18:13Z">
        <w:r>
          <w:rPr>
            <w:color w:val="404040"/>
          </w:rPr>
          <w:t>Developed the framework for an automated data</w:t>
        </w:r>
      </w:ins>
      <w:ins w:id="1027" w:author="果果兔出没" w:date="2024-11-10T21:18:13Z">
        <w:r>
          <w:rPr>
            <w:color w:val="404040"/>
            <w:spacing w:val="5"/>
          </w:rPr>
          <w:t xml:space="preserve"> </w:t>
        </w:r>
      </w:ins>
      <w:ins w:id="1028" w:author="果果兔出没" w:date="2024-11-10T21:18:13Z">
        <w:r>
          <w:rPr>
            <w:color w:val="404040"/>
          </w:rPr>
          <w:t>acq</w:t>
        </w:r>
      </w:ins>
      <w:ins w:id="1029" w:author="果果兔出没" w:date="2024-11-10T21:18:13Z">
        <w:r>
          <w:rPr>
            <w:color w:val="404040"/>
            <w:spacing w:val="-1"/>
          </w:rPr>
          <w:t>uisition</w:t>
        </w:r>
      </w:ins>
      <w:ins w:id="1030" w:author="果果兔出没" w:date="2024-11-10T21:18:13Z">
        <w:r>
          <w:rPr>
            <w:color w:val="404040"/>
            <w:spacing w:val="8"/>
          </w:rPr>
          <w:t xml:space="preserve"> </w:t>
        </w:r>
      </w:ins>
      <w:ins w:id="1031" w:author="果果兔出没" w:date="2024-11-10T21:18:13Z">
        <w:r>
          <w:rPr>
            <w:color w:val="404040"/>
            <w:spacing w:val="-1"/>
          </w:rPr>
          <w:t>to</w:t>
        </w:r>
      </w:ins>
      <w:ins w:id="1032" w:author="果果兔出没" w:date="2024-11-10T21:18:13Z">
        <w:r>
          <w:rPr>
            <w:color w:val="404040"/>
            <w:spacing w:val="7"/>
          </w:rPr>
          <w:t xml:space="preserve"> </w:t>
        </w:r>
      </w:ins>
      <w:ins w:id="1033" w:author="果果兔出没" w:date="2024-11-10T21:18:13Z">
        <w:r>
          <w:rPr>
            <w:color w:val="404040"/>
            <w:spacing w:val="-1"/>
          </w:rPr>
          <w:t>efficiently and</w:t>
        </w:r>
      </w:ins>
      <w:ins w:id="1034" w:author="果果兔出没" w:date="2024-11-10T21:18:13Z">
        <w:r>
          <w:rPr>
            <w:color w:val="404040"/>
            <w:spacing w:val="8"/>
          </w:rPr>
          <w:t xml:space="preserve"> </w:t>
        </w:r>
      </w:ins>
      <w:ins w:id="1035" w:author="果果兔出没" w:date="2024-11-10T21:18:13Z">
        <w:r>
          <w:rPr>
            <w:color w:val="404040"/>
            <w:spacing w:val="-1"/>
          </w:rPr>
          <w:t>accurately</w:t>
        </w:r>
      </w:ins>
      <w:ins w:id="1036" w:author="果果兔出没" w:date="2024-11-10T21:18:13Z">
        <w:r>
          <w:rPr>
            <w:color w:val="404040"/>
            <w:spacing w:val="3"/>
          </w:rPr>
          <w:t xml:space="preserve"> </w:t>
        </w:r>
      </w:ins>
      <w:ins w:id="1037" w:author="果果兔出没" w:date="2024-11-10T21:18:13Z">
        <w:r>
          <w:rPr>
            <w:color w:val="404040"/>
            <w:spacing w:val="-1"/>
          </w:rPr>
          <w:t>extract</w:t>
        </w:r>
      </w:ins>
      <w:ins w:id="1038" w:author="果果兔出没" w:date="2024-11-10T21:18:13Z">
        <w:r>
          <w:rPr>
            <w:color w:val="404040"/>
            <w:spacing w:val="7"/>
          </w:rPr>
          <w:t xml:space="preserve"> </w:t>
        </w:r>
      </w:ins>
      <w:ins w:id="1039" w:author="果果兔出没" w:date="2024-11-10T21:18:13Z">
        <w:r>
          <w:rPr>
            <w:color w:val="404040"/>
            <w:spacing w:val="-1"/>
          </w:rPr>
          <w:t>and</w:t>
        </w:r>
      </w:ins>
      <w:ins w:id="1040" w:author="果果兔出没" w:date="2024-11-10T21:18:13Z">
        <w:r>
          <w:rPr>
            <w:color w:val="404040"/>
            <w:spacing w:val="9"/>
          </w:rPr>
          <w:t xml:space="preserve"> </w:t>
        </w:r>
      </w:ins>
      <w:ins w:id="1041" w:author="果果兔出没" w:date="2024-11-10T21:18:13Z">
        <w:r>
          <w:rPr>
            <w:color w:val="404040"/>
            <w:spacing w:val="-1"/>
          </w:rPr>
          <w:t>structure raw</w:t>
        </w:r>
      </w:ins>
      <w:ins w:id="1042" w:author="果果兔出没" w:date="2024-11-10T21:18:13Z">
        <w:r>
          <w:rPr>
            <w:color w:val="404040"/>
          </w:rPr>
          <w:t xml:space="preserve"> information from multipl</w:t>
        </w:r>
      </w:ins>
      <w:ins w:id="1043" w:author="果果兔出没" w:date="2024-11-10T21:18:13Z">
        <w:r>
          <w:rPr>
            <w:color w:val="404040"/>
            <w:spacing w:val="-1"/>
          </w:rPr>
          <w:t>e data</w:t>
        </w:r>
      </w:ins>
      <w:ins w:id="1044" w:author="果果兔出没" w:date="2024-11-10T21:18:13Z">
        <w:r>
          <w:rPr>
            <w:color w:val="404040"/>
            <w:spacing w:val="9"/>
          </w:rPr>
          <w:t xml:space="preserve"> </w:t>
        </w:r>
      </w:ins>
      <w:ins w:id="1045" w:author="果果兔出没" w:date="2024-11-10T21:18:13Z">
        <w:r>
          <w:rPr>
            <w:color w:val="404040"/>
            <w:spacing w:val="-1"/>
          </w:rPr>
          <w:t>sources;</w:t>
        </w:r>
      </w:ins>
    </w:p>
    <w:p>
      <w:pPr>
        <w:pStyle w:val="2"/>
        <w:spacing w:before="0" w:beforeLines="0" w:afterLines="21" w:line="214" w:lineRule="auto"/>
        <w:ind w:left="2022" w:leftChars="0" w:hanging="132" w:firstLineChars="0"/>
        <w:rPr>
          <w:ins w:id="1047" w:author="果果兔出没" w:date="2024-11-10T21:18:13Z"/>
        </w:rPr>
        <w:pPrChange w:id="1046" w:author="果果兔出没" w:date="2024-11-12T15:10:27Z">
          <w:pPr>
            <w:pStyle w:val="2"/>
            <w:spacing w:before="147" w:line="276" w:lineRule="auto"/>
            <w:ind w:left="2022" w:leftChars="0" w:hanging="132" w:firstLineChars="0"/>
          </w:pPr>
        </w:pPrChange>
      </w:pPr>
      <w:ins w:id="1048" w:author="果果兔出没" w:date="2024-11-10T21:18:13Z">
        <w:r>
          <w:rPr>
            <w:color w:val="404040"/>
          </w:rPr>
          <w:t>•</w:t>
        </w:r>
      </w:ins>
      <w:ins w:id="1049" w:author="果果兔出没" w:date="2024-11-10T21:18:13Z">
        <w:r>
          <w:rPr>
            <w:color w:val="404040"/>
            <w:spacing w:val="39"/>
            <w:w w:val="102"/>
          </w:rPr>
          <w:t xml:space="preserve"> </w:t>
        </w:r>
      </w:ins>
      <w:ins w:id="1050" w:author="果果兔出没" w:date="2024-11-10T21:18:13Z">
        <w:r>
          <w:rPr>
            <w:color w:val="404040"/>
          </w:rPr>
          <w:t>Optimized a transformer model, OneKE, and improved the accurac</w:t>
        </w:r>
      </w:ins>
      <w:ins w:id="1051" w:author="果果兔出没" w:date="2024-11-10T21:18:13Z">
        <w:r>
          <w:rPr>
            <w:color w:val="404040"/>
            <w:spacing w:val="-1"/>
          </w:rPr>
          <w:t>y</w:t>
        </w:r>
      </w:ins>
      <w:ins w:id="1052" w:author="果果兔出没" w:date="2024-11-10T21:18:13Z">
        <w:r>
          <w:rPr>
            <w:color w:val="404040"/>
            <w:spacing w:val="3"/>
          </w:rPr>
          <w:t xml:space="preserve"> </w:t>
        </w:r>
      </w:ins>
      <w:ins w:id="1053" w:author="果果兔出没" w:date="2024-11-10T21:18:13Z">
        <w:r>
          <w:rPr>
            <w:color w:val="404040"/>
            <w:spacing w:val="-1"/>
          </w:rPr>
          <w:t>and</w:t>
        </w:r>
      </w:ins>
      <w:ins w:id="1054" w:author="果果兔出没" w:date="2024-11-10T21:18:13Z">
        <w:r>
          <w:rPr>
            <w:color w:val="404040"/>
            <w:spacing w:val="7"/>
          </w:rPr>
          <w:t xml:space="preserve"> </w:t>
        </w:r>
      </w:ins>
      <w:ins w:id="1055" w:author="果果兔出没" w:date="2024-11-10T21:18:13Z">
        <w:r>
          <w:rPr>
            <w:color w:val="404040"/>
            <w:spacing w:val="-1"/>
          </w:rPr>
          <w:t>depth</w:t>
        </w:r>
      </w:ins>
      <w:ins w:id="1056" w:author="果果兔出没" w:date="2024-11-10T21:18:13Z">
        <w:r>
          <w:rPr>
            <w:color w:val="404040"/>
            <w:spacing w:val="5"/>
          </w:rPr>
          <w:t xml:space="preserve"> </w:t>
        </w:r>
      </w:ins>
      <w:ins w:id="1057" w:author="果果兔出没" w:date="2024-11-10T21:18:13Z">
        <w:r>
          <w:rPr>
            <w:color w:val="404040"/>
            <w:spacing w:val="-1"/>
          </w:rPr>
          <w:t>of</w:t>
        </w:r>
      </w:ins>
      <w:ins w:id="1058" w:author="果果兔出没" w:date="2024-11-10T21:18:13Z">
        <w:r>
          <w:rPr>
            <w:color w:val="404040"/>
            <w:spacing w:val="-19"/>
          </w:rPr>
          <w:t xml:space="preserve"> </w:t>
        </w:r>
      </w:ins>
      <w:ins w:id="1059" w:author="果果兔出没" w:date="2024-11-10T21:18:13Z">
        <w:r>
          <w:rPr>
            <w:color w:val="404040"/>
            <w:spacing w:val="-1"/>
          </w:rPr>
          <w:t>knowledge</w:t>
        </w:r>
      </w:ins>
      <w:ins w:id="1060" w:author="果果兔出没" w:date="2024-11-10T21:18:13Z">
        <w:r>
          <w:rPr>
            <w:color w:val="404040"/>
            <w:spacing w:val="8"/>
          </w:rPr>
          <w:t xml:space="preserve"> </w:t>
        </w:r>
      </w:ins>
      <w:ins w:id="1061" w:author="果果兔出没" w:date="2024-11-10T21:18:13Z">
        <w:r>
          <w:rPr>
            <w:color w:val="404040"/>
            <w:spacing w:val="-1"/>
          </w:rPr>
          <w:t>graph;</w:t>
        </w:r>
      </w:ins>
    </w:p>
    <w:p>
      <w:pPr>
        <w:pStyle w:val="2"/>
        <w:spacing w:before="0" w:beforeLines="0" w:afterLines="21" w:line="214" w:lineRule="auto"/>
        <w:ind w:left="2022" w:leftChars="0" w:right="0" w:rightChars="0" w:hanging="132" w:firstLineChars="0"/>
        <w:rPr>
          <w:ins w:id="1063" w:author="果果兔出没" w:date="2024-11-10T21:18:13Z"/>
        </w:rPr>
        <w:pPrChange w:id="1062" w:author="果果兔出没" w:date="2024-11-12T15:10:27Z">
          <w:pPr>
            <w:pStyle w:val="2"/>
            <w:spacing w:before="148" w:line="276" w:lineRule="auto"/>
            <w:ind w:left="2022" w:leftChars="0" w:right="0" w:rightChars="0" w:hanging="132" w:firstLineChars="0"/>
          </w:pPr>
        </w:pPrChange>
      </w:pPr>
      <w:ins w:id="1064" w:author="果果兔出没" w:date="2024-11-10T21:18:13Z">
        <w:r>
          <w:rPr>
            <w:color w:val="404040"/>
          </w:rPr>
          <w:t>•</w:t>
        </w:r>
      </w:ins>
      <w:ins w:id="1065" w:author="果果兔出没" w:date="2024-11-10T21:18:13Z">
        <w:r>
          <w:rPr>
            <w:color w:val="404040"/>
            <w:spacing w:val="38"/>
          </w:rPr>
          <w:t xml:space="preserve"> </w:t>
        </w:r>
      </w:ins>
      <w:ins w:id="1066" w:author="果果兔出没" w:date="2024-11-10T21:18:13Z">
        <w:r>
          <w:rPr>
            <w:color w:val="404040"/>
          </w:rPr>
          <w:t>Enhanced the analytical ability of</w:t>
        </w:r>
      </w:ins>
      <w:ins w:id="1067" w:author="果果兔出没" w:date="2024-11-10T21:18:13Z">
        <w:r>
          <w:rPr>
            <w:color w:val="404040"/>
            <w:spacing w:val="-16"/>
          </w:rPr>
          <w:t xml:space="preserve"> </w:t>
        </w:r>
      </w:ins>
      <w:ins w:id="1068" w:author="果果兔出没" w:date="2024-11-10T21:18:13Z">
        <w:r>
          <w:rPr>
            <w:color w:val="404040"/>
          </w:rPr>
          <w:t>the model trough Fine-tuning technology and gave t</w:t>
        </w:r>
      </w:ins>
      <w:ins w:id="1069" w:author="果果兔出没" w:date="2024-11-10T21:18:13Z">
        <w:r>
          <w:rPr>
            <w:color w:val="404040"/>
            <w:spacing w:val="-1"/>
          </w:rPr>
          <w:t>echnical</w:t>
        </w:r>
      </w:ins>
      <w:ins w:id="1070" w:author="果果兔出没" w:date="2024-11-10T21:18:13Z">
        <w:r>
          <w:rPr>
            <w:color w:val="404040"/>
            <w:spacing w:val="9"/>
          </w:rPr>
          <w:t xml:space="preserve"> </w:t>
        </w:r>
      </w:ins>
      <w:ins w:id="1071" w:author="果果兔出没" w:date="2024-11-10T21:18:13Z">
        <w:r>
          <w:rPr>
            <w:color w:val="404040"/>
            <w:spacing w:val="-1"/>
          </w:rPr>
          <w:t>support</w:t>
        </w:r>
      </w:ins>
      <w:ins w:id="1072" w:author="果果兔出没" w:date="2024-11-10T21:18:13Z">
        <w:r>
          <w:rPr>
            <w:color w:val="404040"/>
            <w:spacing w:val="8"/>
          </w:rPr>
          <w:t xml:space="preserve"> </w:t>
        </w:r>
      </w:ins>
      <w:ins w:id="1073" w:author="果果兔出没" w:date="2024-11-10T21:18:13Z">
        <w:r>
          <w:rPr>
            <w:color w:val="404040"/>
            <w:spacing w:val="-1"/>
          </w:rPr>
          <w:t>for</w:t>
        </w:r>
      </w:ins>
      <w:ins w:id="1074" w:author="果果兔出没" w:date="2024-11-10T21:18:13Z">
        <w:r>
          <w:rPr>
            <w:color w:val="404040"/>
            <w:spacing w:val="6"/>
          </w:rPr>
          <w:t xml:space="preserve"> </w:t>
        </w:r>
      </w:ins>
      <w:ins w:id="1075" w:author="果果兔出没" w:date="2024-11-10T21:18:13Z">
        <w:r>
          <w:rPr>
            <w:color w:val="404040"/>
            <w:spacing w:val="-1"/>
          </w:rPr>
          <w:t>complex</w:t>
        </w:r>
      </w:ins>
      <w:ins w:id="1076" w:author="果果兔出没" w:date="2024-11-10T21:18:13Z">
        <w:r>
          <w:rPr>
            <w:color w:val="404040"/>
          </w:rPr>
          <w:t xml:space="preserve"> </w:t>
        </w:r>
      </w:ins>
      <w:ins w:id="1077" w:author="果果兔出没" w:date="2024-11-10T21:18:13Z">
        <w:r>
          <w:rPr>
            <w:color w:val="404040"/>
            <w:spacing w:val="-1"/>
          </w:rPr>
          <w:t>analysis and decision making;</w:t>
        </w:r>
      </w:ins>
    </w:p>
    <w:p>
      <w:pPr>
        <w:pStyle w:val="2"/>
        <w:spacing w:before="0" w:beforeLines="0" w:after="0" w:afterLines="21" w:afterAutospacing="0" w:line="214" w:lineRule="auto"/>
        <w:ind w:left="2022" w:leftChars="0" w:right="0" w:rightChars="0" w:hanging="132" w:firstLineChars="0"/>
        <w:rPr>
          <w:ins w:id="1079" w:author="果果兔出没" w:date="2024-11-10T21:18:13Z"/>
        </w:rPr>
        <w:pPrChange w:id="1078" w:author="果果兔出没" w:date="2024-11-12T15:10:27Z">
          <w:pPr>
            <w:pStyle w:val="2"/>
            <w:spacing w:before="148" w:after="0" w:afterLines="101" w:afterAutospacing="0" w:line="276" w:lineRule="auto"/>
            <w:ind w:left="2022" w:leftChars="0" w:right="0" w:rightChars="0" w:hanging="132" w:firstLineChars="0"/>
          </w:pPr>
        </w:pPrChange>
      </w:pPr>
      <w:ins w:id="1080" w:author="果果兔出没" w:date="2024-11-10T21:18:13Z">
        <w:r>
          <w:rPr>
            <w:color w:val="404040"/>
          </w:rPr>
          <w:t>•</w:t>
        </w:r>
      </w:ins>
      <w:ins w:id="1081" w:author="果果兔出没" w:date="2024-11-10T21:18:13Z">
        <w:r>
          <w:rPr>
            <w:color w:val="404040"/>
            <w:spacing w:val="35"/>
          </w:rPr>
          <w:t xml:space="preserve"> </w:t>
        </w:r>
      </w:ins>
      <w:ins w:id="1082" w:author="果果兔出没" w:date="2024-11-10T21:18:13Z">
        <w:r>
          <w:rPr>
            <w:color w:val="404040"/>
          </w:rPr>
          <w:t xml:space="preserve">Utilize Neo4j graph database technology to visualize the knowledge graph, optimizing </w:t>
        </w:r>
      </w:ins>
      <w:ins w:id="1083" w:author="果果兔出没" w:date="2024-11-10T21:18:13Z">
        <w:r>
          <w:rPr>
            <w:color w:val="404040"/>
            <w:spacing w:val="-1"/>
          </w:rPr>
          <w:t>query performance and</w:t>
        </w:r>
      </w:ins>
      <w:ins w:id="1084" w:author="果果兔出没" w:date="2024-11-10T21:18:13Z">
        <w:r>
          <w:rPr>
            <w:color w:val="404040"/>
            <w:spacing w:val="7"/>
          </w:rPr>
          <w:t xml:space="preserve"> </w:t>
        </w:r>
      </w:ins>
      <w:ins w:id="1085" w:author="果果兔出没" w:date="2024-11-10T21:18:13Z">
        <w:r>
          <w:rPr>
            <w:color w:val="404040"/>
            <w:spacing w:val="-1"/>
          </w:rPr>
          <w:t>data</w:t>
        </w:r>
      </w:ins>
      <w:ins w:id="1086" w:author="果果兔出没" w:date="2024-11-10T21:18:13Z">
        <w:r>
          <w:rPr>
            <w:color w:val="404040"/>
          </w:rPr>
          <w:t xml:space="preserve"> </w:t>
        </w:r>
      </w:ins>
      <w:ins w:id="1087" w:author="果果兔出没" w:date="2024-11-10T21:18:13Z">
        <w:r>
          <w:rPr>
            <w:color w:val="404040"/>
            <w:spacing w:val="-1"/>
          </w:rPr>
          <w:t>integration processes.</w:t>
        </w:r>
      </w:ins>
    </w:p>
    <w:p>
      <w:pPr>
        <w:pStyle w:val="2"/>
        <w:spacing w:before="0" w:beforeLines="0" w:beforeAutospacing="0" w:after="0" w:afterLines="0" w:afterAutospacing="0" w:line="214" w:lineRule="auto"/>
        <w:ind w:left="43"/>
        <w:rPr>
          <w:ins w:id="1089" w:author="果果兔出没" w:date="2024-11-10T21:18:13Z"/>
        </w:rPr>
        <w:pPrChange w:id="1088" w:author="果果兔出没" w:date="2024-11-12T15:10:27Z">
          <w:pPr>
            <w:pStyle w:val="2"/>
            <w:spacing w:before="0" w:beforeLines="0" w:beforeAutospacing="0" w:after="0" w:afterLines="0" w:afterAutospacing="0" w:line="334" w:lineRule="auto"/>
            <w:ind w:left="43"/>
          </w:pPr>
        </w:pPrChange>
      </w:pPr>
      <w:ins w:id="1090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11" name="IM 1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IM 18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092" w:author="果果兔出没" w:date="2024-11-10T21:18:13Z">
        <w:r>
          <w:rPr>
            <w:b/>
            <w:bCs/>
            <w:color w:val="404040"/>
            <w:spacing w:val="13"/>
            <w:w w:val="101"/>
          </w:rPr>
          <w:t xml:space="preserve">  </w:t>
        </w:r>
      </w:ins>
      <w:r>
        <w:rPr>
          <w:rFonts w:hint="default"/>
          <w:b/>
          <w:bCs/>
          <w:color w:val="404040"/>
          <w:spacing w:val="13"/>
          <w:w w:val="101"/>
          <w:lang w:val="en-US"/>
        </w:rPr>
        <w:t xml:space="preserve"> </w:t>
      </w:r>
      <w:ins w:id="1093" w:author="果果兔出没" w:date="2024-11-10T21:18:13Z">
        <w:r>
          <w:rPr>
            <w:b/>
            <w:bCs/>
            <w:color w:val="404040"/>
          </w:rPr>
          <w:t>12/2023         Software Develo</w:t>
        </w:r>
      </w:ins>
      <w:ins w:id="1094" w:author="果果兔出没" w:date="2024-11-10T21:18:13Z">
        <w:r>
          <w:rPr>
            <w:b/>
            <w:bCs/>
            <w:color w:val="404040"/>
            <w:spacing w:val="-1"/>
          </w:rPr>
          <w:t>pment Assistant</w:t>
        </w:r>
      </w:ins>
      <w:ins w:id="1095" w:author="果果兔出没" w:date="2024-11-10T21:18:13Z">
        <w:r>
          <w:rPr>
            <w:b/>
            <w:bCs/>
            <w:color w:val="404040"/>
            <w:spacing w:val="5"/>
          </w:rPr>
          <w:t xml:space="preserve"> </w:t>
        </w:r>
      </w:ins>
      <w:ins w:id="1096" w:author="果果兔出没" w:date="2024-11-10T21:18:13Z">
        <w:r>
          <w:rPr>
            <w:b/>
            <w:bCs/>
            <w:color w:val="404040"/>
            <w:spacing w:val="-1"/>
          </w:rPr>
          <w:t>Engineer</w:t>
        </w:r>
      </w:ins>
      <w:ins w:id="1097" w:author="果果兔出没" w:date="2024-11-10T21:18:13Z">
        <w:r>
          <w:rPr>
            <w:b/>
            <w:bCs/>
            <w:color w:val="404040"/>
            <w:spacing w:val="13"/>
            <w:w w:val="101"/>
          </w:rPr>
          <w:t xml:space="preserve"> </w:t>
        </w:r>
      </w:ins>
      <w:ins w:id="1098" w:author="果果兔出没" w:date="2024-11-10T21:18:13Z">
        <w:r>
          <w:rPr>
            <w:b/>
            <w:bCs/>
            <w:color w:val="404040"/>
            <w:spacing w:val="-1"/>
          </w:rPr>
          <w:t>|</w:t>
        </w:r>
      </w:ins>
      <w:ins w:id="1099" w:author="果果兔出没" w:date="2024-11-10T21:18:13Z">
        <w:r>
          <w:rPr>
            <w:b/>
            <w:bCs/>
            <w:color w:val="404040"/>
            <w:spacing w:val="8"/>
          </w:rPr>
          <w:t xml:space="preserve"> </w:t>
        </w:r>
      </w:ins>
      <w:ins w:id="1100" w:author="果果兔出没" w:date="2024-11-10T21:18:13Z">
        <w:r>
          <w:rPr>
            <w:b/>
            <w:bCs/>
            <w:color w:val="404040"/>
            <w:spacing w:val="-1"/>
          </w:rPr>
          <w:t>Taiji</w:t>
        </w:r>
      </w:ins>
      <w:ins w:id="1101" w:author="果果兔出没" w:date="2024-11-10T21:18:13Z">
        <w:r>
          <w:rPr>
            <w:b/>
            <w:bCs/>
            <w:color w:val="404040"/>
            <w:spacing w:val="8"/>
          </w:rPr>
          <w:t xml:space="preserve"> </w:t>
        </w:r>
      </w:ins>
      <w:ins w:id="1102" w:author="果果兔出没" w:date="2024-11-10T21:18:13Z">
        <w:r>
          <w:rPr>
            <w:b/>
            <w:bCs/>
            <w:color w:val="404040"/>
            <w:spacing w:val="-1"/>
          </w:rPr>
          <w:t>Computing</w:t>
        </w:r>
      </w:ins>
      <w:ins w:id="1103" w:author="果果兔出没" w:date="2024-11-10T21:18:13Z">
        <w:r>
          <w:rPr>
            <w:b/>
            <w:bCs/>
            <w:color w:val="404040"/>
            <w:spacing w:val="9"/>
          </w:rPr>
          <w:t xml:space="preserve"> </w:t>
        </w:r>
      </w:ins>
      <w:ins w:id="1104" w:author="果果兔出没" w:date="2024-11-10T21:18:13Z">
        <w:r>
          <w:rPr>
            <w:b/>
            <w:bCs/>
            <w:color w:val="404040"/>
            <w:spacing w:val="-1"/>
          </w:rPr>
          <w:t>(Shaanxi)</w:t>
        </w:r>
      </w:ins>
      <w:ins w:id="1105" w:author="果果兔出没" w:date="2024-11-10T21:18:13Z">
        <w:r>
          <w:rPr>
            <w:b/>
            <w:bCs/>
            <w:color w:val="404040"/>
            <w:spacing w:val="8"/>
          </w:rPr>
          <w:t xml:space="preserve"> </w:t>
        </w:r>
      </w:ins>
      <w:ins w:id="1106" w:author="果果兔出没" w:date="2024-11-10T21:18:13Z">
        <w:r>
          <w:rPr>
            <w:b/>
            <w:bCs/>
            <w:color w:val="404040"/>
            <w:spacing w:val="-1"/>
          </w:rPr>
          <w:t>Co.,</w:t>
        </w:r>
      </w:ins>
      <w:ins w:id="1107" w:author="果果兔出没" w:date="2024-11-10T21:18:13Z">
        <w:r>
          <w:rPr>
            <w:b/>
            <w:bCs/>
            <w:color w:val="404040"/>
            <w:spacing w:val="4"/>
          </w:rPr>
          <w:t xml:space="preserve"> </w:t>
        </w:r>
      </w:ins>
      <w:ins w:id="1108" w:author="果果兔出没" w:date="2024-11-10T21:18:13Z">
        <w:r>
          <w:rPr>
            <w:b/>
            <w:bCs/>
            <w:color w:val="404040"/>
            <w:spacing w:val="-1"/>
          </w:rPr>
          <w:t>Ltd</w:t>
        </w:r>
      </w:ins>
    </w:p>
    <w:p>
      <w:pPr>
        <w:pStyle w:val="2"/>
        <w:spacing w:before="0" w:beforeLines="20" w:beforeAutospacing="0" w:after="0" w:afterLines="51" w:afterAutospacing="0" w:line="214" w:lineRule="auto"/>
        <w:ind w:left="2022" w:leftChars="0" w:right="0" w:rightChars="0" w:hanging="132" w:firstLineChars="0"/>
        <w:rPr>
          <w:ins w:id="1110" w:author="果果兔出没" w:date="2024-11-10T21:18:13Z"/>
        </w:rPr>
        <w:pPrChange w:id="1109" w:author="果果兔出没" w:date="2024-11-12T15:10:27Z">
          <w:pPr>
            <w:pStyle w:val="2"/>
            <w:spacing w:before="0" w:beforeLines="0" w:beforeAutospacing="0" w:after="0" w:afterLines="51" w:afterAutospacing="0" w:line="276" w:lineRule="auto"/>
            <w:ind w:left="2022" w:leftChars="0" w:right="0" w:rightChars="0" w:hanging="132" w:firstLineChars="0"/>
          </w:pPr>
        </w:pPrChange>
      </w:pPr>
      <w:ins w:id="1111" w:author="果果兔出没" w:date="2024-11-10T21:18:13Z">
        <w:r>
          <w:rPr>
            <w:color w:val="404040"/>
            <w:spacing w:val="-1"/>
          </w:rPr>
          <w:t>•</w:t>
        </w:r>
      </w:ins>
      <w:ins w:id="1112" w:author="果果兔出没" w:date="2024-11-10T21:18:13Z">
        <w:r>
          <w:rPr>
            <w:color w:val="404040"/>
            <w:spacing w:val="37"/>
          </w:rPr>
          <w:t xml:space="preserve"> </w:t>
        </w:r>
      </w:ins>
      <w:ins w:id="1113" w:author="果果兔出没" w:date="2024-11-12T14:31:45Z">
        <w:r>
          <w:rPr>
            <w:rFonts w:hint="default" w:eastAsia="Times New Roman"/>
            <w:color w:val="404040"/>
            <w:spacing w:val="-1"/>
            <w:lang w:val="en-US" w:eastAsia="zh-CN"/>
            <w:rPrChange w:id="1114" w:author="果果兔出没" w:date="2024-11-12T14:31:52Z">
              <w:rPr>
                <w:rFonts w:hint="eastAsia" w:eastAsia="SimSun"/>
                <w:color w:val="404040"/>
                <w:spacing w:val="37"/>
                <w:lang w:val="en-US" w:eastAsia="zh-CN"/>
              </w:rPr>
            </w:rPrChange>
          </w:rPr>
          <w:t>I</w:t>
        </w:r>
      </w:ins>
      <w:ins w:id="1115" w:author="果果兔出没" w:date="2024-11-10T21:18:13Z">
        <w:r>
          <w:rPr>
            <w:color w:val="404040"/>
            <w:spacing w:val="-1"/>
          </w:rPr>
          <w:t xml:space="preserve">nvolved in </w:t>
        </w:r>
      </w:ins>
      <w:ins w:id="1116" w:author="果果兔出没" w:date="2024-11-12T14:30:06Z">
        <w:r>
          <w:rPr>
            <w:color w:val="404040"/>
            <w:spacing w:val="-1"/>
            <w:lang w:val="en-US" w:eastAsia="zh-CN"/>
          </w:rPr>
          <w:t>researching</w:t>
        </w:r>
      </w:ins>
      <w:ins w:id="1117" w:author="果果兔出没" w:date="2024-11-10T21:18:13Z">
        <w:r>
          <w:rPr>
            <w:color w:val="404040"/>
            <w:spacing w:val="-1"/>
          </w:rPr>
          <w:t xml:space="preserve"> and testing software units related to data visualization and three-dimensional</w:t>
        </w:r>
      </w:ins>
      <w:ins w:id="1118" w:author="果果兔出没" w:date="2024-11-10T21:18:13Z">
        <w:r>
          <w:rPr>
            <w:color w:val="404040"/>
          </w:rPr>
          <w:t xml:space="preserve"> </w:t>
        </w:r>
      </w:ins>
      <w:ins w:id="1119" w:author="果果兔出没" w:date="2024-11-10T21:18:13Z">
        <w:r>
          <w:rPr>
            <w:color w:val="404040"/>
            <w:spacing w:val="-1"/>
          </w:rPr>
          <w:t>reconstruction.</w:t>
        </w:r>
      </w:ins>
    </w:p>
    <w:p>
      <w:pPr>
        <w:pStyle w:val="2"/>
        <w:spacing w:before="0" w:beforeLines="0" w:beforeAutospacing="0" w:after="0" w:afterLines="0" w:afterAutospacing="0" w:line="214" w:lineRule="auto"/>
        <w:ind w:left="32"/>
        <w:rPr>
          <w:lang w:val="en-US" w:eastAsia="en-US"/>
        </w:rPr>
        <w:pPrChange w:id="1120" w:author="果果兔出没" w:date="2024-11-12T15:10:27Z">
          <w:pPr>
            <w:pStyle w:val="2"/>
            <w:spacing w:before="0" w:beforeLines="0" w:beforeAutospacing="0" w:after="0" w:afterLines="101" w:afterAutospacing="0" w:line="334" w:lineRule="auto"/>
            <w:ind w:left="32"/>
          </w:pPr>
        </w:pPrChange>
      </w:pPr>
      <w:del w:id="1121" w:author="果果兔出没" w:date="2024-11-12T14:07:53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215265</wp:posOffset>
                  </wp:positionV>
                  <wp:extent cx="6628130" cy="0"/>
                  <wp:effectExtent l="0" t="6350" r="0" b="6350"/>
                  <wp:wrapNone/>
                  <wp:docPr id="53" name="直接连接符 5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281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.6pt;margin-top:16.95pt;height:0pt;width:521.9pt;z-index:251667456;mso-width-relative:page;mso-height-relative:page;" filled="f" stroked="t" coordsize="21600,21600" o:gfxdata="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FgAA&#10;AGRycy9QSwECFAAUAAAACACHTuJASSqJmtYAAAAJAQAADwAAAAAAAAABACAAAAA4AAAAZHJzL2Rv&#10;d25yZXYueG1sUEsBAhQAFAAAAAgAh07iQFBXgZntAQAAzAMAAA4AAAAAAAAAAQAgAAAAOwEAAGRy&#10;cy9lMm9Eb2MueG1sUEsFBgAAAAAGAAYAWQEAAJoFAAAAAA==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del>
      <w:ins w:id="1123" w:author="果果兔出没" w:date="2024-11-10T21:18:13Z">
        <w:r>
          <w:rPr>
            <w:b/>
            <w:bCs/>
            <w:spacing w:val="-1"/>
          </w:rPr>
          <w:t>HONOR &amp; CERTIFICATE</w:t>
        </w:r>
      </w:ins>
    </w:p>
    <w:p>
      <w:pPr>
        <w:pStyle w:val="2"/>
        <w:spacing w:before="0" w:beforeLines="51" w:beforeAutospacing="0" w:afterLines="22" w:line="214" w:lineRule="auto"/>
        <w:ind w:left="43"/>
        <w:jc w:val="left"/>
        <w:pPrChange w:id="1124" w:author="果果兔出没" w:date="2024-11-12T15:10:27Z">
          <w:pPr>
            <w:pStyle w:val="2"/>
            <w:spacing w:before="0" w:beforeLines="0" w:beforeAutospacing="0" w:line="276" w:lineRule="auto"/>
            <w:ind w:left="43"/>
            <w:jc w:val="left"/>
          </w:pPr>
        </w:pPrChange>
      </w:pPr>
      <w:ins w:id="1125" w:author="果果兔出没" w:date="2024-11-12T14:44:58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35560</wp:posOffset>
                  </wp:positionV>
                  <wp:extent cx="6637655" cy="0"/>
                  <wp:effectExtent l="0" t="6350" r="0" b="6350"/>
                  <wp:wrapNone/>
                  <wp:docPr id="39" name="直接连接符 3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376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0.45pt;margin-top:2.8pt;height:0pt;width:522.65pt;z-index:251675648;mso-width-relative:page;mso-height-relative:page;" filled="f" stroked="t" coordsize="21600,21600" o:gfxdata="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WAAAAZHJz&#10;L1BLAQIUABQAAAAIAIdO4kD+m3zf0gAAAAUBAAAPAAAAAAAAAAEAIAAAADgAAABkcnMvZG93bnJl&#10;di54bWxQSwECFAAUAAAACACHTuJA6JewA+0BAADMAwAADgAAAAAAAAABACAAAAA3AQAAZHJzL2Uy&#10;b0RvYy54bWxQSwUGAAAAAAYABgBZAQAAlgUAAAAA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ins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13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3"/>
          <w:w w:val="101"/>
        </w:rPr>
        <w:t xml:space="preserve">   </w:t>
      </w:r>
      <w:r>
        <w:rPr>
          <w:b/>
          <w:bCs/>
          <w:color w:val="404040"/>
        </w:rPr>
        <w:t>07/2024         Dean’s</w:t>
      </w:r>
      <w:r>
        <w:rPr>
          <w:b/>
          <w:bCs/>
          <w:color w:val="404040"/>
          <w:spacing w:val="8"/>
        </w:rPr>
        <w:t xml:space="preserve"> </w:t>
      </w:r>
      <w:r>
        <w:rPr>
          <w:b/>
          <w:bCs/>
          <w:color w:val="404040"/>
        </w:rPr>
        <w:t>List</w:t>
      </w:r>
      <w:r>
        <w:rPr>
          <w:b/>
          <w:bCs/>
          <w:color w:val="404040"/>
          <w:spacing w:val="4"/>
        </w:rPr>
        <w:t xml:space="preserve"> </w:t>
      </w:r>
      <w:r>
        <w:rPr>
          <w:b/>
          <w:bCs/>
          <w:color w:val="404040"/>
        </w:rPr>
        <w:t>2023-2024</w:t>
      </w:r>
      <w:r>
        <w:rPr>
          <w:color w:val="404040"/>
        </w:rPr>
        <w:t>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Top</w:t>
      </w:r>
      <w:r>
        <w:rPr>
          <w:color w:val="404040"/>
          <w:spacing w:val="22"/>
          <w:w w:val="101"/>
        </w:rPr>
        <w:t xml:space="preserve"> </w:t>
      </w:r>
      <w:r>
        <w:rPr>
          <w:color w:val="404040"/>
        </w:rPr>
        <w:t>10%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Faculty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Engineering,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CUHK</w:t>
      </w:r>
    </w:p>
    <w:p>
      <w:pPr>
        <w:pStyle w:val="2"/>
        <w:spacing w:before="0" w:beforeLines="0" w:afterLines="23" w:line="214" w:lineRule="auto"/>
        <w:ind w:left="43"/>
        <w:jc w:val="left"/>
        <w:pPrChange w:id="1127" w:author="果果兔出没" w:date="2024-11-12T15:10:27Z">
          <w:pPr>
            <w:pStyle w:val="2"/>
            <w:spacing w:before="151" w:line="276" w:lineRule="auto"/>
            <w:ind w:left="43"/>
            <w:jc w:val="left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15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  <w:w w:val="102"/>
        </w:rPr>
        <w:t xml:space="preserve">   </w:t>
      </w:r>
      <w:r>
        <w:rPr>
          <w:b/>
          <w:bCs/>
          <w:color w:val="404040"/>
        </w:rPr>
        <w:t>05/2024         CSE Scholarship 2023-24 -Silver A</w:t>
      </w:r>
      <w:r>
        <w:rPr>
          <w:b/>
          <w:bCs/>
          <w:color w:val="404040"/>
          <w:spacing w:val="-1"/>
        </w:rPr>
        <w:t>ward</w:t>
      </w:r>
      <w:r>
        <w:rPr>
          <w:color w:val="404040"/>
          <w:spacing w:val="-1"/>
        </w:rPr>
        <w:t xml:space="preserve">, </w:t>
      </w:r>
      <w:r>
        <w:rPr>
          <w:color w:val="404040"/>
        </w:rPr>
        <w:t>Top</w:t>
      </w:r>
      <w:r>
        <w:rPr>
          <w:color w:val="404040"/>
          <w:spacing w:val="22"/>
          <w:w w:val="101"/>
        </w:rPr>
        <w:t xml:space="preserve"> </w:t>
      </w:r>
      <w:r>
        <w:rPr>
          <w:color w:val="404040"/>
        </w:rPr>
        <w:t>1%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Faculty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Engineering,</w:t>
      </w:r>
      <w:r>
        <w:rPr>
          <w:color w:val="404040"/>
          <w:spacing w:val="7"/>
        </w:rPr>
        <w:t xml:space="preserve"> </w:t>
      </w:r>
      <w:r>
        <w:rPr>
          <w:color w:val="404040"/>
          <w:spacing w:val="-1"/>
        </w:rPr>
        <w:t>CUHK</w:t>
      </w:r>
    </w:p>
    <w:p>
      <w:pPr>
        <w:pStyle w:val="2"/>
        <w:spacing w:before="0" w:beforeLines="0" w:afterLines="23" w:line="214" w:lineRule="auto"/>
        <w:ind w:left="43"/>
        <w:jc w:val="left"/>
        <w:pPrChange w:id="1128" w:author="果果兔出没" w:date="2024-11-12T15:10:27Z">
          <w:pPr>
            <w:pStyle w:val="2"/>
            <w:spacing w:before="147" w:line="276" w:lineRule="auto"/>
            <w:ind w:left="43"/>
            <w:jc w:val="left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17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  <w:w w:val="102"/>
        </w:rPr>
        <w:t xml:space="preserve">   </w:t>
      </w:r>
      <w:r>
        <w:rPr>
          <w:b/>
          <w:bCs/>
          <w:color w:val="404040"/>
        </w:rPr>
        <w:t>09/2023         Certification for Student Helpe</w:t>
      </w:r>
      <w:r>
        <w:rPr>
          <w:b/>
          <w:bCs/>
          <w:color w:val="404040"/>
          <w:spacing w:val="-1"/>
        </w:rPr>
        <w:t>r for the</w:t>
      </w:r>
      <w:r>
        <w:rPr>
          <w:b/>
          <w:bCs/>
          <w:color w:val="404040"/>
          <w:spacing w:val="7"/>
        </w:rPr>
        <w:t xml:space="preserve"> </w:t>
      </w:r>
      <w:r>
        <w:rPr>
          <w:b/>
          <w:bCs/>
          <w:color w:val="404040"/>
          <w:spacing w:val="-1"/>
        </w:rPr>
        <w:t>College Assembly</w:t>
      </w:r>
      <w:r>
        <w:rPr>
          <w:color w:val="404040"/>
          <w:spacing w:val="-1"/>
        </w:rPr>
        <w:t>,</w:t>
      </w:r>
      <w:r>
        <w:rPr>
          <w:color w:val="404040"/>
          <w:spacing w:val="12"/>
        </w:rPr>
        <w:t xml:space="preserve"> </w:t>
      </w:r>
      <w:r>
        <w:rPr>
          <w:color w:val="404040"/>
          <w:spacing w:val="-1"/>
        </w:rPr>
        <w:t>Shaw</w:t>
      </w:r>
      <w:r>
        <w:rPr>
          <w:color w:val="404040"/>
          <w:spacing w:val="4"/>
        </w:rPr>
        <w:t xml:space="preserve"> </w:t>
      </w:r>
      <w:r>
        <w:rPr>
          <w:color w:val="404040"/>
          <w:spacing w:val="-1"/>
        </w:rPr>
        <w:t>College,</w:t>
      </w:r>
      <w:r>
        <w:rPr>
          <w:color w:val="404040"/>
          <w:spacing w:val="7"/>
        </w:rPr>
        <w:t xml:space="preserve"> </w:t>
      </w:r>
      <w:r>
        <w:rPr>
          <w:color w:val="404040"/>
          <w:spacing w:val="-1"/>
        </w:rPr>
        <w:t>CUHK</w:t>
      </w:r>
    </w:p>
    <w:p>
      <w:pPr>
        <w:pStyle w:val="2"/>
        <w:spacing w:before="0" w:beforeLines="0" w:afterLines="23" w:line="214" w:lineRule="auto"/>
        <w:ind w:left="43"/>
        <w:jc w:val="left"/>
        <w:pPrChange w:id="1129" w:author="果果兔出没" w:date="2024-11-12T15:10:27Z">
          <w:pPr>
            <w:pStyle w:val="2"/>
            <w:spacing w:before="148" w:line="276" w:lineRule="auto"/>
            <w:ind w:left="43"/>
            <w:jc w:val="left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7310"/>
            <wp:effectExtent l="0" t="0" r="10160" b="8890"/>
            <wp:docPr id="19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56" cy="6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  <w:w w:val="101"/>
        </w:rPr>
        <w:t xml:space="preserve">   </w:t>
      </w:r>
      <w:r>
        <w:rPr>
          <w:b/>
          <w:bCs/>
          <w:color w:val="404040"/>
        </w:rPr>
        <w:t>07/2023         Dean’s List 2022-2023</w:t>
      </w:r>
      <w:r>
        <w:rPr>
          <w:color w:val="404040"/>
        </w:rPr>
        <w:t>, Top</w:t>
      </w:r>
      <w:r>
        <w:rPr>
          <w:color w:val="404040"/>
          <w:spacing w:val="21"/>
        </w:rPr>
        <w:t xml:space="preserve"> </w:t>
      </w:r>
      <w:r>
        <w:rPr>
          <w:color w:val="404040"/>
        </w:rPr>
        <w:t>10% in the Faculty of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>gineering, CUHK</w:t>
      </w:r>
    </w:p>
    <w:p>
      <w:pPr>
        <w:pStyle w:val="2"/>
        <w:spacing w:before="0" w:beforeLines="0" w:afterLines="0" w:line="214" w:lineRule="auto"/>
        <w:ind w:left="43"/>
        <w:jc w:val="left"/>
        <w:pPrChange w:id="1130" w:author="果果兔出没" w:date="2024-11-12T15:10:27Z">
          <w:pPr>
            <w:pStyle w:val="2"/>
            <w:spacing w:before="148" w:line="276" w:lineRule="auto"/>
            <w:ind w:left="43"/>
            <w:jc w:val="left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21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  <w:w w:val="102"/>
        </w:rPr>
        <w:t xml:space="preserve">   </w:t>
      </w:r>
      <w:r>
        <w:rPr>
          <w:b/>
          <w:bCs/>
          <w:color w:val="404040"/>
        </w:rPr>
        <w:t>02/2023         Certification for Student H</w:t>
      </w:r>
      <w:r>
        <w:rPr>
          <w:b/>
          <w:bCs/>
          <w:color w:val="404040"/>
          <w:spacing w:val="-1"/>
        </w:rPr>
        <w:t>elper for</w:t>
      </w:r>
      <w:r>
        <w:rPr>
          <w:b/>
          <w:bCs/>
          <w:color w:val="404040"/>
          <w:spacing w:val="3"/>
        </w:rPr>
        <w:t xml:space="preserve"> </w:t>
      </w:r>
      <w:r>
        <w:rPr>
          <w:b/>
          <w:bCs/>
          <w:color w:val="404040"/>
          <w:spacing w:val="-1"/>
        </w:rPr>
        <w:t>the</w:t>
      </w:r>
      <w:r>
        <w:rPr>
          <w:b/>
          <w:bCs/>
          <w:color w:val="404040"/>
          <w:spacing w:val="7"/>
        </w:rPr>
        <w:t xml:space="preserve"> </w:t>
      </w:r>
      <w:r>
        <w:rPr>
          <w:b/>
          <w:bCs/>
          <w:color w:val="404040"/>
          <w:spacing w:val="-1"/>
        </w:rPr>
        <w:t>College Assembly</w:t>
      </w:r>
      <w:r>
        <w:rPr>
          <w:color w:val="404040"/>
          <w:spacing w:val="-1"/>
        </w:rPr>
        <w:t>,</w:t>
      </w:r>
      <w:r>
        <w:rPr>
          <w:color w:val="404040"/>
          <w:spacing w:val="12"/>
        </w:rPr>
        <w:t xml:space="preserve"> </w:t>
      </w:r>
      <w:r>
        <w:rPr>
          <w:color w:val="404040"/>
          <w:spacing w:val="-1"/>
        </w:rPr>
        <w:t>Shaw</w:t>
      </w:r>
      <w:r>
        <w:rPr>
          <w:color w:val="404040"/>
          <w:spacing w:val="4"/>
        </w:rPr>
        <w:t xml:space="preserve"> </w:t>
      </w:r>
      <w:r>
        <w:rPr>
          <w:color w:val="404040"/>
          <w:spacing w:val="-1"/>
        </w:rPr>
        <w:t>College,</w:t>
      </w:r>
      <w:r>
        <w:rPr>
          <w:color w:val="404040"/>
          <w:spacing w:val="7"/>
        </w:rPr>
        <w:t xml:space="preserve"> </w:t>
      </w:r>
      <w:r>
        <w:rPr>
          <w:color w:val="404040"/>
          <w:spacing w:val="-1"/>
        </w:rPr>
        <w:t>CUHK</w:t>
      </w:r>
    </w:p>
    <w:p>
      <w:pPr>
        <w:pStyle w:val="2"/>
        <w:spacing w:before="63" w:beforeLines="0" w:afterLines="27" w:line="214" w:lineRule="auto"/>
        <w:ind w:left="43"/>
        <w:jc w:val="left"/>
        <w:pPrChange w:id="1131" w:author="果果兔出没" w:date="2024-11-12T15:10:27Z">
          <w:pPr>
            <w:pStyle w:val="2"/>
            <w:spacing w:before="148" w:line="276" w:lineRule="auto"/>
            <w:ind w:left="43"/>
            <w:jc w:val="left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23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  <w:w w:val="101"/>
        </w:rPr>
        <w:t xml:space="preserve">   </w:t>
      </w:r>
      <w:r>
        <w:rPr>
          <w:b/>
          <w:bCs/>
          <w:color w:val="404040"/>
        </w:rPr>
        <w:t>07/2022         Dean’s List 2021-2022</w:t>
      </w:r>
      <w:r>
        <w:rPr>
          <w:color w:val="404040"/>
        </w:rPr>
        <w:t>, Top</w:t>
      </w:r>
      <w:r>
        <w:rPr>
          <w:color w:val="404040"/>
          <w:spacing w:val="21"/>
        </w:rPr>
        <w:t xml:space="preserve"> </w:t>
      </w:r>
      <w:r>
        <w:rPr>
          <w:color w:val="404040"/>
        </w:rPr>
        <w:t>10% in the Faculty of</w:t>
      </w:r>
      <w:r>
        <w:rPr>
          <w:color w:val="404040"/>
          <w:spacing w:val="3"/>
        </w:rPr>
        <w:t xml:space="preserve"> </w:t>
      </w:r>
      <w:r>
        <w:rPr>
          <w:color w:val="404040"/>
          <w:spacing w:val="-1"/>
        </w:rPr>
        <w:t>Engineering, CUHK</w:t>
      </w:r>
    </w:p>
    <w:p>
      <w:pPr>
        <w:pStyle w:val="2"/>
        <w:spacing w:before="0" w:beforeLines="0" w:after="0" w:afterLines="51" w:afterAutospacing="0" w:line="214" w:lineRule="auto"/>
        <w:ind w:left="43"/>
        <w:jc w:val="left"/>
        <w:rPr>
          <w:color w:val="404040"/>
          <w:spacing w:val="-1"/>
        </w:rPr>
        <w:pPrChange w:id="1132" w:author="果果兔出没" w:date="2024-11-12T15:10:27Z">
          <w:pPr>
            <w:pStyle w:val="2"/>
            <w:spacing w:before="150" w:after="0" w:afterLines="101" w:afterAutospacing="0" w:line="276" w:lineRule="auto"/>
            <w:ind w:left="43"/>
            <w:jc w:val="left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25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3"/>
          <w:w w:val="101"/>
        </w:rPr>
        <w:t xml:space="preserve">   </w:t>
      </w:r>
      <w:r>
        <w:rPr>
          <w:b/>
          <w:bCs/>
          <w:color w:val="404040"/>
        </w:rPr>
        <w:t>11/2021         The Chinese University of</w:t>
      </w:r>
      <w:r>
        <w:rPr>
          <w:b/>
          <w:bCs/>
          <w:color w:val="404040"/>
          <w:spacing w:val="-9"/>
        </w:rPr>
        <w:t xml:space="preserve"> </w:t>
      </w:r>
      <w:r>
        <w:rPr>
          <w:b/>
          <w:bCs/>
          <w:color w:val="404040"/>
          <w:spacing w:val="-1"/>
        </w:rPr>
        <w:t>Hong Kong</w:t>
      </w:r>
      <w:r>
        <w:rPr>
          <w:b/>
          <w:bCs/>
          <w:color w:val="404040"/>
          <w:spacing w:val="11"/>
          <w:w w:val="101"/>
        </w:rPr>
        <w:t xml:space="preserve"> </w:t>
      </w:r>
      <w:r>
        <w:rPr>
          <w:b/>
          <w:bCs/>
          <w:color w:val="404040"/>
          <w:spacing w:val="-1"/>
        </w:rPr>
        <w:t>Student</w:t>
      </w:r>
      <w:r>
        <w:rPr>
          <w:b/>
          <w:bCs/>
          <w:color w:val="404040"/>
          <w:spacing w:val="4"/>
        </w:rPr>
        <w:t xml:space="preserve"> </w:t>
      </w:r>
      <w:r>
        <w:rPr>
          <w:b/>
          <w:bCs/>
          <w:color w:val="404040"/>
          <w:spacing w:val="-1"/>
        </w:rPr>
        <w:t>Envoy</w:t>
      </w:r>
      <w:r>
        <w:rPr>
          <w:color w:val="404040"/>
          <w:spacing w:val="-1"/>
        </w:rPr>
        <w:t>,</w:t>
      </w:r>
      <w:r>
        <w:rPr>
          <w:color w:val="404040"/>
          <w:spacing w:val="7"/>
        </w:rPr>
        <w:t xml:space="preserve"> </w:t>
      </w:r>
      <w:r>
        <w:rPr>
          <w:color w:val="404040"/>
          <w:spacing w:val="-1"/>
        </w:rPr>
        <w:t>CUHK</w:t>
      </w:r>
    </w:p>
    <w:p>
      <w:pPr>
        <w:pStyle w:val="2"/>
        <w:spacing w:before="0" w:beforeLines="0" w:beforeAutospacing="0" w:after="0" w:afterLines="51" w:afterAutospacing="0" w:line="214" w:lineRule="auto"/>
        <w:ind w:left="32"/>
        <w:rPr>
          <w:b/>
          <w:bCs/>
          <w:spacing w:val="-1"/>
        </w:rPr>
        <w:pPrChange w:id="1133" w:author="果果兔出没" w:date="2024-11-12T15:10:27Z">
          <w:pPr>
            <w:pStyle w:val="2"/>
            <w:spacing w:before="0" w:beforeLines="0" w:beforeAutospacing="0" w:after="0" w:afterLines="101" w:afterAutospacing="0" w:line="334" w:lineRule="auto"/>
            <w:ind w:left="32"/>
          </w:pPr>
        </w:pPrChange>
      </w:pPr>
      <w:ins w:id="1134" w:author="果果兔出没" w:date="2024-11-12T14:45:12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156845</wp:posOffset>
                  </wp:positionV>
                  <wp:extent cx="6637655" cy="0"/>
                  <wp:effectExtent l="0" t="6350" r="0" b="6350"/>
                  <wp:wrapNone/>
                  <wp:docPr id="40" name="直接连接符 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376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0.3pt;margin-top:12.35pt;height:0pt;width:522.65pt;z-index:251676672;mso-width-relative:page;mso-height-relative:page;" filled="f" stroked="t" coordsize="21600,21600" o:gfxdata="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BYAAABk&#10;cnMvUEsBAhQAFAAAAAgAh07iQIrezgTVAAAACAEAAA8AAAAAAAAAAQAgAAAAOAAAAGRycy9kb3du&#10;cmV2LnhtbFBLAQIUABQAAAAIAIdO4kBUvu/R7AEAAMwDAAAOAAAAAAAAAAEAIAAAADoBAABkcnMv&#10;ZTJvRG9jLnhtbFBLBQYAAAAABgAGAFkBAACYBQAAAAA=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ins>
      <w:del w:id="1136" w:author="果果兔出没" w:date="2024-11-12T14:07:57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245110</wp:posOffset>
                  </wp:positionV>
                  <wp:extent cx="6628130" cy="0"/>
                  <wp:effectExtent l="0" t="6350" r="0" b="6350"/>
                  <wp:wrapNone/>
                  <wp:docPr id="55" name="直接连接符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281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0pt;margin-top:19.3pt;height:0pt;width:521.9pt;z-index:251668480;mso-width-relative:page;mso-height-relative:page;" filled="f" stroked="t" coordsize="21600,21600" o:gfxdata="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WAAAA&#10;ZHJzL1BLAQIUABQAAAAIAIdO4kBMVi+31AAAAAcBAAAPAAAAAAAAAAEAIAAAADgAAABkcnMvZG93&#10;bnJldi54bWxQSwECFAAUAAAACACHTuJAD6ZM3e4BAADMAwAADgAAAAAAAAABACAAAAA5AQAAZHJz&#10;L2Uyb0RvYy54bWxQSwUGAAAAAAYABgBZAQAAmQUAAAAA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del>
      <w:r>
        <w:rPr>
          <w:b/>
          <w:bCs/>
          <w:spacing w:val="-1"/>
          <w:lang w:val="en-US" w:eastAsia="zh-CN"/>
        </w:rPr>
        <w:t>EXTRACURRICULAR ACTIVITIE</w:t>
      </w:r>
    </w:p>
    <w:p>
      <w:pPr>
        <w:pStyle w:val="2"/>
        <w:spacing w:before="0" w:beforeLines="0" w:beforeAutospacing="0" w:afterLines="0" w:line="214" w:lineRule="auto"/>
        <w:ind w:left="464" w:right="3409" w:rightChars="0" w:hanging="421"/>
        <w:rPr>
          <w:rFonts w:hint="default" w:eastAsia="SimSun"/>
          <w:b/>
          <w:bCs/>
          <w:color w:val="404040"/>
          <w:lang w:val="en-US" w:eastAsia="zh-CN"/>
        </w:rPr>
        <w:pPrChange w:id="1138" w:author="果果兔出没" w:date="2024-11-12T15:10:27Z">
          <w:pPr>
            <w:pStyle w:val="2"/>
            <w:spacing w:before="0" w:beforeLines="0" w:beforeAutospacing="0" w:line="334" w:lineRule="auto"/>
            <w:ind w:left="464" w:right="3409" w:rightChars="0" w:hanging="421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45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2"/>
        </w:rPr>
        <w:t xml:space="preserve">   </w:t>
      </w:r>
      <w:r>
        <w:rPr>
          <w:rFonts w:hint="eastAsia" w:eastAsia="SimSun"/>
          <w:b/>
          <w:bCs/>
          <w:color w:val="404040"/>
          <w:lang w:val="en-US" w:eastAsia="zh-CN"/>
        </w:rPr>
        <w:t>Student Organization</w:t>
      </w:r>
      <w:r>
        <w:rPr>
          <w:rFonts w:hint="default" w:eastAsia="SimSun"/>
          <w:b/>
          <w:bCs/>
          <w:color w:val="404040"/>
          <w:lang w:val="en-US" w:eastAsia="zh-CN"/>
        </w:rPr>
        <w:t>:</w:t>
      </w:r>
    </w:p>
    <w:p>
      <w:pPr>
        <w:pStyle w:val="2"/>
        <w:spacing w:before="0" w:beforeLines="20" w:beforeAutospacing="0" w:after="0" w:afterLines="21" w:afterAutospacing="0" w:line="214" w:lineRule="auto"/>
        <w:ind w:left="1681" w:leftChars="0" w:right="0" w:rightChars="0" w:hanging="421" w:firstLineChars="0"/>
        <w:rPr>
          <w:rFonts w:hint="default"/>
          <w:b/>
          <w:bCs/>
          <w:color w:val="404040"/>
          <w:spacing w:val="-1"/>
          <w:lang w:val="en-US" w:eastAsia="zh-CN"/>
        </w:rPr>
        <w:pPrChange w:id="1139" w:author="果果兔出没" w:date="2024-11-12T15:10:27Z">
          <w:pPr>
            <w:pStyle w:val="2"/>
            <w:spacing w:before="0" w:beforeLines="0" w:beforeAutospacing="0" w:after="0" w:afterLines="51" w:afterAutospacing="0" w:line="276" w:lineRule="auto"/>
            <w:ind w:left="1681" w:leftChars="0" w:right="0" w:rightChars="0" w:hanging="421" w:firstLineChars="0"/>
          </w:pPr>
        </w:pPrChange>
      </w:pPr>
      <w:r>
        <w:rPr>
          <w:b/>
          <w:bCs/>
          <w:color w:val="404040"/>
          <w:spacing w:val="-1"/>
          <w:lang w:val="en-US" w:eastAsia="zh-CN"/>
        </w:rPr>
        <w:t>Shaw College Mainland Student Union</w:t>
      </w:r>
      <w:r>
        <w:rPr>
          <w:b/>
          <w:bCs/>
          <w:color w:val="404040"/>
          <w:spacing w:val="-1"/>
        </w:rPr>
        <w:t>:</w:t>
      </w:r>
      <w:r>
        <w:rPr>
          <w:rFonts w:hint="default"/>
          <w:b/>
          <w:bCs/>
          <w:color w:val="404040"/>
          <w:spacing w:val="-1"/>
          <w:lang w:val="en-US"/>
        </w:rPr>
        <w:t xml:space="preserve"> </w:t>
      </w:r>
      <w:r>
        <w:rPr>
          <w:rFonts w:hint="default"/>
          <w:b/>
          <w:bCs/>
          <w:color w:val="404040"/>
          <w:spacing w:val="-1"/>
          <w:lang w:val="en-US" w:eastAsia="zh-CN"/>
        </w:rPr>
        <w:t>Propagandist</w:t>
      </w:r>
    </w:p>
    <w:p>
      <w:pPr>
        <w:pStyle w:val="2"/>
        <w:spacing w:before="0" w:beforeLines="0" w:beforeAutospacing="0" w:afterLines="21" w:line="214" w:lineRule="auto"/>
        <w:ind w:left="2068" w:leftChars="900" w:hanging="178" w:hangingChars="100"/>
        <w:rPr>
          <w:del w:id="1141" w:author="果果兔出没" w:date="2024-11-12T14:40:37Z"/>
        </w:rPr>
        <w:pPrChange w:id="1140" w:author="果果兔出没" w:date="2024-11-12T15:10:27Z">
          <w:pPr>
            <w:pStyle w:val="2"/>
            <w:spacing w:before="0" w:beforeLines="0" w:beforeAutospacing="0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r>
        <w:rPr>
          <w:color w:val="404040"/>
          <w:spacing w:val="37"/>
        </w:rPr>
        <w:t xml:space="preserve"> </w:t>
      </w:r>
      <w:r>
        <w:rPr>
          <w:color w:val="404040"/>
          <w:spacing w:val="-2"/>
          <w:lang w:val="en-US" w:eastAsia="zh-CN"/>
        </w:rPr>
        <w:t>Boosted engagement by designing promotional materials with over 500 downloads and 1000+ social shares, and by organizing activities that increased participation by 30% to over 2000 students.</w:t>
      </w:r>
    </w:p>
    <w:p>
      <w:pPr>
        <w:pStyle w:val="2"/>
        <w:spacing w:before="0" w:beforeLines="0" w:after="0" w:afterLines="21" w:afterAutospacing="0" w:line="214" w:lineRule="auto"/>
        <w:ind w:left="2068" w:leftChars="900" w:hanging="178" w:hangingChars="100"/>
        <w:rPr>
          <w:color w:val="404040"/>
          <w:spacing w:val="-2"/>
          <w:lang w:val="en-US" w:eastAsia="zh-CN"/>
        </w:rPr>
        <w:pPrChange w:id="1142" w:author="果果兔出没" w:date="2024-11-12T15:10:27Z">
          <w:pPr>
            <w:pStyle w:val="2"/>
            <w:spacing w:before="147" w:after="0" w:afterLines="51" w:afterAutospacing="0" w:line="276" w:lineRule="auto"/>
            <w:ind w:left="1890" w:leftChars="900" w:firstLine="0" w:firstLineChars="0"/>
          </w:pPr>
        </w:pPrChange>
      </w:pPr>
      <w:del w:id="1143" w:author="果果兔出没" w:date="2024-11-12T14:40:36Z">
        <w:r>
          <w:rPr>
            <w:color w:val="404040"/>
            <w:spacing w:val="-1"/>
          </w:rPr>
          <w:delText>•</w:delText>
        </w:r>
      </w:del>
      <w:del w:id="1144" w:author="果果兔出没" w:date="2024-11-12T14:40:35Z">
        <w:r>
          <w:rPr>
            <w:color w:val="404040"/>
            <w:spacing w:val="37"/>
          </w:rPr>
          <w:delText xml:space="preserve"> </w:delText>
        </w:r>
      </w:del>
      <w:del w:id="1145" w:author="果果兔出没" w:date="2024-11-12T14:40:35Z">
        <w:r>
          <w:rPr>
            <w:color w:val="404040"/>
            <w:spacing w:val="-2"/>
            <w:lang w:val="en-US" w:eastAsia="zh-CN"/>
          </w:rPr>
          <w:delText>Achieved a 100% goal completion rate in activities to enhance community belonging and created resources that supported cultural integration for mainland students.</w:delText>
        </w:r>
      </w:del>
    </w:p>
    <w:p>
      <w:pPr>
        <w:pStyle w:val="2"/>
        <w:spacing w:before="0" w:beforeLines="0" w:beforeAutospacing="0" w:after="0" w:afterLines="0" w:afterAutospacing="0" w:line="214" w:lineRule="auto"/>
        <w:ind w:left="1681" w:leftChars="0" w:right="0" w:rightChars="0" w:hanging="421" w:firstLineChars="0"/>
        <w:rPr>
          <w:rFonts w:hint="default"/>
          <w:b/>
          <w:bCs/>
          <w:color w:val="404040"/>
          <w:spacing w:val="-1"/>
          <w:lang w:val="en-US"/>
        </w:rPr>
        <w:pPrChange w:id="1146" w:author="果果兔出没" w:date="2024-11-12T15:10:27Z">
          <w:pPr>
            <w:pStyle w:val="2"/>
            <w:spacing w:before="0" w:beforeLines="0" w:beforeAutospacing="0" w:after="0" w:afterLines="51" w:afterAutospacing="0" w:line="276" w:lineRule="auto"/>
            <w:ind w:left="1681" w:leftChars="0" w:right="0" w:rightChars="0" w:hanging="421" w:firstLineChars="0"/>
          </w:pPr>
        </w:pPrChange>
      </w:pPr>
      <w:r>
        <w:rPr>
          <w:b/>
          <w:bCs/>
          <w:color w:val="404040"/>
          <w:spacing w:val="-1"/>
          <w:lang w:val="en-US" w:eastAsia="zh-CN"/>
        </w:rPr>
        <w:t>Independence Times Electronic Magazine</w:t>
      </w:r>
      <w:r>
        <w:rPr>
          <w:b/>
          <w:bCs/>
          <w:color w:val="404040"/>
          <w:spacing w:val="-1"/>
        </w:rPr>
        <w:t>:</w:t>
      </w:r>
      <w:r>
        <w:rPr>
          <w:rFonts w:hint="default"/>
          <w:b/>
          <w:bCs/>
          <w:color w:val="404040"/>
          <w:spacing w:val="-1"/>
          <w:lang w:val="en-US"/>
        </w:rPr>
        <w:t xml:space="preserve"> </w:t>
      </w:r>
      <w:r>
        <w:rPr>
          <w:rFonts w:hint="default"/>
          <w:b/>
          <w:bCs/>
          <w:color w:val="404040"/>
          <w:spacing w:val="-1"/>
          <w:lang w:val="en-US" w:eastAsia="zh-CN"/>
        </w:rPr>
        <w:t>Art Editor</w:t>
      </w:r>
    </w:p>
    <w:p>
      <w:pPr>
        <w:pStyle w:val="2"/>
        <w:spacing w:before="57" w:beforeLines="0" w:after="0" w:afterLines="24" w:afterAutospacing="0" w:line="214" w:lineRule="auto"/>
        <w:ind w:left="2068" w:leftChars="900" w:hanging="178" w:hangingChars="100"/>
        <w:rPr>
          <w:color w:val="404040"/>
          <w:spacing w:val="-2"/>
          <w:lang w:val="en-US" w:eastAsia="zh-CN"/>
        </w:rPr>
        <w:pPrChange w:id="1147" w:author="果果兔出没" w:date="2024-11-12T15:10:27Z">
          <w:pPr>
            <w:pStyle w:val="2"/>
            <w:spacing w:before="142" w:after="0" w:afterLines="51" w:afterAutospacing="0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r>
        <w:rPr>
          <w:color w:val="404040"/>
          <w:spacing w:val="37"/>
        </w:rPr>
        <w:t xml:space="preserve"> </w:t>
      </w:r>
      <w:r>
        <w:rPr>
          <w:rFonts w:hint="eastAsia"/>
          <w:color w:val="404040"/>
          <w:spacing w:val="-2"/>
          <w:lang w:val="en-US" w:eastAsia="zh-CN"/>
        </w:rPr>
        <w:t>E</w:t>
      </w:r>
      <w:r>
        <w:rPr>
          <w:color w:val="404040"/>
          <w:spacing w:val="-2"/>
          <w:lang w:val="en-US" w:eastAsia="zh-CN"/>
        </w:rPr>
        <w:t>nhanced magazine visibility and engagement by strategically planning content, leading social media campaigns, designing</w:t>
      </w:r>
      <w:del w:id="1148" w:author="果果兔出没" w:date="2024-11-12T14:28:52Z">
        <w:r>
          <w:rPr>
            <w:color w:val="404040"/>
            <w:spacing w:val="-2"/>
            <w:lang w:val="en-US" w:eastAsia="zh-CN"/>
          </w:rPr>
          <w:delText xml:space="preserve"> </w:delText>
        </w:r>
      </w:del>
      <w:del w:id="1149" w:author="果果兔出没" w:date="2024-11-12T14:28:51Z">
        <w:r>
          <w:rPr>
            <w:color w:val="404040"/>
            <w:spacing w:val="-2"/>
            <w:lang w:val="en-US" w:eastAsia="zh-CN"/>
          </w:rPr>
          <w:delText>over</w:delText>
        </w:r>
      </w:del>
      <w:r>
        <w:rPr>
          <w:color w:val="404040"/>
          <w:spacing w:val="-2"/>
          <w:lang w:val="en-US" w:eastAsia="zh-CN"/>
        </w:rPr>
        <w:t xml:space="preserve"> 30</w:t>
      </w:r>
      <w:ins w:id="1150" w:author="果果兔出没" w:date="2024-11-12T14:29:07Z">
        <w:r>
          <w:rPr>
            <w:rFonts w:hint="eastAsia"/>
            <w:color w:val="404040"/>
            <w:spacing w:val="-2"/>
            <w:lang w:val="en-US" w:eastAsia="zh-CN"/>
          </w:rPr>
          <w:t>+</w:t>
        </w:r>
      </w:ins>
      <w:ins w:id="1151" w:author="果果兔出没" w:date="2024-11-12T14:29:08Z">
        <w:r>
          <w:rPr>
            <w:rFonts w:hint="eastAsia"/>
            <w:color w:val="404040"/>
            <w:spacing w:val="-2"/>
            <w:lang w:val="en-US" w:eastAsia="zh-CN"/>
          </w:rPr>
          <w:t xml:space="preserve"> </w:t>
        </w:r>
      </w:ins>
      <w:del w:id="1152" w:author="果果兔出没" w:date="2024-11-12T14:29:10Z">
        <w:r>
          <w:rPr>
            <w:color w:val="404040"/>
            <w:spacing w:val="-2"/>
            <w:lang w:val="en-US" w:eastAsia="zh-CN"/>
          </w:rPr>
          <w:delText xml:space="preserve"> </w:delText>
        </w:r>
      </w:del>
      <w:r>
        <w:rPr>
          <w:color w:val="404040"/>
          <w:spacing w:val="-2"/>
          <w:lang w:val="en-US" w:eastAsia="zh-CN"/>
        </w:rPr>
        <w:t>promotional posters, and managing the production of</w:t>
      </w:r>
      <w:ins w:id="1153" w:author="果果兔出没" w:date="2024-11-12T14:29:21Z">
        <w:r>
          <w:rPr>
            <w:rFonts w:hint="eastAsia"/>
            <w:color w:val="404040"/>
            <w:spacing w:val="-2"/>
            <w:lang w:val="en-US" w:eastAsia="zh-CN"/>
          </w:rPr>
          <w:t xml:space="preserve"> </w:t>
        </w:r>
      </w:ins>
      <w:del w:id="1154" w:author="果果兔出没" w:date="2024-11-12T14:29:20Z">
        <w:r>
          <w:rPr>
            <w:color w:val="404040"/>
            <w:spacing w:val="-2"/>
            <w:lang w:val="en-US" w:eastAsia="zh-CN"/>
          </w:rPr>
          <w:delText xml:space="preserve"> </w:delText>
        </w:r>
      </w:del>
      <w:del w:id="1155" w:author="果果兔出没" w:date="2024-11-12T14:29:19Z">
        <w:r>
          <w:rPr>
            <w:color w:val="404040"/>
            <w:spacing w:val="-2"/>
            <w:lang w:val="en-US" w:eastAsia="zh-CN"/>
          </w:rPr>
          <w:delText xml:space="preserve">over </w:delText>
        </w:r>
      </w:del>
      <w:r>
        <w:rPr>
          <w:color w:val="404040"/>
          <w:spacing w:val="-2"/>
          <w:lang w:val="en-US" w:eastAsia="zh-CN"/>
        </w:rPr>
        <w:t>10</w:t>
      </w:r>
      <w:ins w:id="1156" w:author="果果兔出没" w:date="2024-11-12T14:29:23Z">
        <w:r>
          <w:rPr>
            <w:rFonts w:hint="eastAsia"/>
            <w:color w:val="404040"/>
            <w:spacing w:val="-2"/>
            <w:lang w:val="en-US" w:eastAsia="zh-CN"/>
          </w:rPr>
          <w:t>+</w:t>
        </w:r>
      </w:ins>
      <w:r>
        <w:rPr>
          <w:color w:val="404040"/>
          <w:spacing w:val="-2"/>
          <w:lang w:val="en-US" w:eastAsia="zh-CN"/>
        </w:rPr>
        <w:t xml:space="preserve"> articles for the class’s new media platform.</w:t>
      </w:r>
    </w:p>
    <w:p>
      <w:pPr>
        <w:pStyle w:val="2"/>
        <w:spacing w:before="0" w:beforeLines="0" w:beforeAutospacing="0" w:after="0" w:afterLines="0" w:afterAutospacing="0" w:line="214" w:lineRule="auto"/>
        <w:ind w:left="1681" w:leftChars="0" w:right="0" w:rightChars="0" w:hanging="421" w:firstLineChars="0"/>
        <w:rPr>
          <w:rFonts w:hint="default"/>
          <w:b/>
          <w:bCs/>
          <w:color w:val="404040"/>
          <w:spacing w:val="-1"/>
          <w:lang w:val="en-US" w:eastAsia="zh-CN"/>
          <w:rPrChange w:id="1158" w:author="果果兔出没" w:date="2024-11-12T14:25:17Z">
            <w:rPr>
              <w:rFonts w:hint="default"/>
              <w:b/>
              <w:bCs/>
              <w:color w:val="404040"/>
              <w:spacing w:val="-1"/>
              <w:lang w:val="en-US"/>
            </w:rPr>
          </w:rPrChange>
        </w:rPr>
        <w:pPrChange w:id="1157" w:author="果果兔出没" w:date="2024-11-12T15:10:27Z">
          <w:pPr>
            <w:pStyle w:val="2"/>
            <w:spacing w:before="0" w:beforeLines="0" w:beforeAutospacing="0" w:after="0" w:afterLines="51" w:afterAutospacing="0" w:line="276" w:lineRule="auto"/>
            <w:ind w:left="1681" w:leftChars="0" w:right="0" w:rightChars="0" w:hanging="421" w:firstLineChars="0"/>
          </w:pPr>
        </w:pPrChange>
      </w:pPr>
      <w:r>
        <w:rPr>
          <w:rFonts w:hint="default"/>
          <w:b/>
          <w:bCs/>
          <w:color w:val="404040"/>
          <w:spacing w:val="-1"/>
          <w:lang w:eastAsia="zh-CN"/>
          <w:rPrChange w:id="1159" w:author="果果兔出没" w:date="2024-11-12T14:25:17Z">
            <w:rPr>
              <w:rFonts w:hint="eastAsia"/>
              <w:b/>
              <w:bCs/>
              <w:color w:val="404040"/>
              <w:spacing w:val="-1"/>
            </w:rPr>
          </w:rPrChange>
        </w:rPr>
        <w:t>Three Heart Club</w:t>
      </w:r>
      <w:r>
        <w:rPr>
          <w:b/>
          <w:bCs/>
          <w:color w:val="404040"/>
          <w:spacing w:val="-1"/>
          <w:lang w:eastAsia="zh-CN"/>
          <w:rPrChange w:id="1160" w:author="果果兔出没" w:date="2024-11-12T14:25:17Z">
            <w:rPr>
              <w:b/>
              <w:bCs/>
              <w:color w:val="404040"/>
              <w:spacing w:val="-1"/>
            </w:rPr>
          </w:rPrChange>
        </w:rPr>
        <w:t>:</w:t>
      </w:r>
      <w:r>
        <w:rPr>
          <w:rFonts w:hint="default"/>
          <w:b/>
          <w:bCs/>
          <w:color w:val="404040"/>
          <w:spacing w:val="-1"/>
          <w:lang w:val="en-US" w:eastAsia="zh-CN"/>
          <w:rPrChange w:id="1161" w:author="果果兔出没" w:date="2024-11-12T14:25:17Z">
            <w:rPr>
              <w:rFonts w:hint="default"/>
              <w:b/>
              <w:bCs/>
              <w:color w:val="404040"/>
              <w:spacing w:val="-1"/>
              <w:lang w:val="en-US"/>
            </w:rPr>
          </w:rPrChange>
        </w:rPr>
        <w:t xml:space="preserve"> </w:t>
      </w:r>
      <w:r>
        <w:rPr>
          <w:rFonts w:hint="default"/>
          <w:b/>
          <w:bCs/>
          <w:color w:val="404040"/>
          <w:spacing w:val="-1"/>
          <w:lang w:val="en-US" w:eastAsia="zh-CN"/>
        </w:rPr>
        <w:t>Promotion Officer</w:t>
      </w:r>
    </w:p>
    <w:p>
      <w:pPr>
        <w:pStyle w:val="2"/>
        <w:spacing w:before="0" w:beforeLines="20" w:beforeAutospacing="0" w:afterLines="21" w:line="214" w:lineRule="auto"/>
        <w:ind w:left="1890" w:leftChars="900" w:firstLine="0" w:firstLineChars="0"/>
        <w:pPrChange w:id="1162" w:author="果果兔出没" w:date="2024-11-12T15:10:27Z">
          <w:pPr>
            <w:pStyle w:val="2"/>
            <w:spacing w:before="0" w:beforeLines="0" w:beforeAutospacing="0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r>
        <w:rPr>
          <w:color w:val="404040"/>
          <w:spacing w:val="37"/>
        </w:rPr>
        <w:t xml:space="preserve"> </w:t>
      </w:r>
      <w:r>
        <w:rPr>
          <w:color w:val="404040"/>
          <w:spacing w:val="-2"/>
          <w:lang w:val="en-US" w:eastAsia="zh-CN"/>
        </w:rPr>
        <w:t>Boosted public welfare project visibility, reaching a record 2,200 views on a key post and gaining 300</w:t>
      </w:r>
      <w:r>
        <w:rPr>
          <w:rFonts w:hint="eastAsia"/>
          <w:color w:val="404040"/>
          <w:spacing w:val="-2"/>
          <w:lang w:val="en-US" w:eastAsia="zh-CN"/>
        </w:rPr>
        <w:t>+</w:t>
      </w:r>
      <w:r>
        <w:rPr>
          <w:color w:val="404040"/>
          <w:spacing w:val="-2"/>
          <w:lang w:val="en-US" w:eastAsia="zh-CN"/>
        </w:rPr>
        <w:t xml:space="preserve"> new followers.</w:t>
      </w:r>
    </w:p>
    <w:p>
      <w:pPr>
        <w:pStyle w:val="2"/>
        <w:spacing w:before="0" w:beforeLines="0" w:after="0" w:afterLines="0" w:afterAutospacing="0" w:line="214" w:lineRule="auto"/>
        <w:ind w:left="1890" w:leftChars="900" w:firstLine="0" w:firstLineChars="0"/>
        <w:rPr>
          <w:color w:val="404040"/>
          <w:spacing w:val="-2"/>
        </w:rPr>
        <w:pPrChange w:id="1163" w:author="果果兔出没" w:date="2024-11-12T15:10:27Z">
          <w:pPr>
            <w:pStyle w:val="2"/>
            <w:spacing w:before="147" w:after="0" w:afterLines="51" w:afterAutospacing="0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r>
        <w:rPr>
          <w:color w:val="404040"/>
          <w:spacing w:val="37"/>
        </w:rPr>
        <w:t xml:space="preserve"> </w:t>
      </w:r>
      <w:r>
        <w:rPr>
          <w:color w:val="404040"/>
          <w:spacing w:val="-2"/>
          <w:lang w:val="en-US" w:eastAsia="zh-CN"/>
        </w:rPr>
        <w:t>Spearheaded multiple public welfare activities, enhancing organizational reach and engagement.</w:t>
      </w:r>
    </w:p>
    <w:p>
      <w:pPr>
        <w:pStyle w:val="2"/>
        <w:spacing w:before="0" w:beforeLines="20" w:beforeAutospacing="0" w:after="0" w:afterLines="51" w:afterAutospacing="0" w:line="214" w:lineRule="auto"/>
        <w:ind w:left="464" w:right="0" w:rightChars="0" w:hanging="421"/>
        <w:rPr>
          <w:rFonts w:hint="default"/>
          <w:b/>
          <w:bCs/>
          <w:color w:val="404040"/>
          <w:lang w:val="en-US"/>
        </w:rPr>
        <w:pPrChange w:id="1164" w:author="果果兔出没" w:date="2024-11-12T15:10:27Z">
          <w:pPr>
            <w:pStyle w:val="2"/>
            <w:spacing w:before="0" w:beforeLines="0" w:beforeAutospacing="0" w:after="0" w:afterLines="51" w:afterAutospacing="0" w:line="334" w:lineRule="auto"/>
            <w:ind w:left="464" w:right="3409" w:rightChars="0" w:hanging="421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46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2"/>
        </w:rPr>
        <w:t xml:space="preserve">   </w:t>
      </w:r>
      <w:r>
        <w:rPr>
          <w:rFonts w:hint="eastAsia" w:eastAsia="SimSun"/>
          <w:b/>
          <w:bCs/>
          <w:color w:val="404040"/>
          <w:lang w:val="en-US" w:eastAsia="zh-CN"/>
        </w:rPr>
        <w:t>Hobby &amp; Interest</w:t>
      </w:r>
      <w:r>
        <w:rPr>
          <w:rFonts w:hint="default" w:eastAsia="SimSun"/>
          <w:b/>
          <w:bCs/>
          <w:color w:val="404040"/>
          <w:lang w:val="en-US" w:eastAsia="zh-CN"/>
        </w:rPr>
        <w:t>:</w:t>
      </w:r>
      <w:r>
        <w:rPr>
          <w:rFonts w:hint="eastAsia" w:eastAsia="SimSun"/>
          <w:b/>
          <w:bCs/>
          <w:color w:val="404040"/>
          <w:lang w:val="en-US" w:eastAsia="zh-CN"/>
        </w:rPr>
        <w:t xml:space="preserve"> </w:t>
      </w:r>
      <w:r>
        <w:rPr>
          <w:rFonts w:hint="eastAsia" w:eastAsia="SimSun"/>
          <w:b w:val="0"/>
          <w:bCs w:val="0"/>
          <w:color w:val="404040"/>
          <w:lang w:val="en-US" w:eastAsia="zh-CN"/>
        </w:rPr>
        <w:t>Latin dance</w:t>
      </w:r>
      <w:ins w:id="1165" w:author="果果兔出没" w:date="2024-11-11T15:22:40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 xml:space="preserve"> </w:t>
        </w:r>
      </w:ins>
      <w:ins w:id="1166" w:author="果果兔出没" w:date="2024-11-11T15:22:41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(</w:t>
        </w:r>
      </w:ins>
      <w:ins w:id="1167" w:author="果果兔出没" w:date="2024-11-11T15:22:41Z">
        <w:r>
          <w:rPr>
            <w:color w:val="404040"/>
          </w:rPr>
          <w:t>Intermediate</w:t>
        </w:r>
      </w:ins>
      <w:ins w:id="1168" w:author="果果兔出没" w:date="2024-11-11T15:22:41Z">
        <w:r>
          <w:rPr>
            <w:rFonts w:hint="default"/>
            <w:color w:val="404040"/>
            <w:lang w:val="en-US"/>
          </w:rPr>
          <w:t>)</w:t>
        </w:r>
      </w:ins>
      <w:r>
        <w:rPr>
          <w:rFonts w:hint="eastAsia" w:eastAsia="SimSun"/>
          <w:b w:val="0"/>
          <w:bCs w:val="0"/>
          <w:color w:val="404040"/>
          <w:lang w:val="en-US" w:eastAsia="zh-CN"/>
        </w:rPr>
        <w:t>, Piano</w:t>
      </w:r>
      <w:ins w:id="1169" w:author="果果兔出没" w:date="2024-11-11T15:21:21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 xml:space="preserve"> (</w:t>
        </w:r>
      </w:ins>
      <w:ins w:id="1170" w:author="果果兔出没" w:date="2024-11-11T15:21:22Z">
        <w:r>
          <w:rPr>
            <w:color w:val="404040"/>
          </w:rPr>
          <w:t>Intermediate</w:t>
        </w:r>
      </w:ins>
      <w:ins w:id="1171" w:author="果果兔出没" w:date="2024-11-11T15:21:23Z">
        <w:r>
          <w:rPr>
            <w:rFonts w:hint="default"/>
            <w:color w:val="404040"/>
            <w:lang w:val="en-US"/>
          </w:rPr>
          <w:t>)</w:t>
        </w:r>
      </w:ins>
      <w:r>
        <w:rPr>
          <w:rFonts w:hint="eastAsia" w:eastAsia="SimSun"/>
          <w:b w:val="0"/>
          <w:bCs w:val="0"/>
          <w:color w:val="404040"/>
          <w:lang w:val="en-US" w:eastAsia="zh-CN"/>
        </w:rPr>
        <w:t>, Recorder</w:t>
      </w:r>
      <w:ins w:id="1172" w:author="果果兔出没" w:date="2024-11-11T15:23:08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 xml:space="preserve"> (amateur)</w:t>
        </w:r>
      </w:ins>
      <w:r>
        <w:rPr>
          <w:rFonts w:hint="eastAsia" w:eastAsia="SimSun"/>
          <w:b w:val="0"/>
          <w:bCs w:val="0"/>
          <w:color w:val="404040"/>
          <w:lang w:val="en-US" w:eastAsia="zh-CN"/>
        </w:rPr>
        <w:t>, Skiing</w:t>
      </w:r>
      <w:ins w:id="1173" w:author="果果兔出没" w:date="2024-11-11T15:23:10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(amateur)</w:t>
        </w:r>
      </w:ins>
      <w:ins w:id="1174" w:author="果果兔出没" w:date="2024-11-11T15:21:47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 xml:space="preserve">, </w:t>
        </w:r>
      </w:ins>
      <w:ins w:id="1175" w:author="果果兔出没" w:date="2024-11-11T15:21:49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P</w:t>
        </w:r>
      </w:ins>
      <w:ins w:id="1176" w:author="果果兔出没" w:date="2024-11-11T15:21:50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ho</w:t>
        </w:r>
      </w:ins>
      <w:ins w:id="1177" w:author="果果兔出没" w:date="2024-11-11T15:21:52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to</w:t>
        </w:r>
      </w:ins>
      <w:ins w:id="1178" w:author="果果兔出没" w:date="2024-11-11T15:21:56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gra</w:t>
        </w:r>
      </w:ins>
      <w:ins w:id="1179" w:author="果果兔出没" w:date="2024-11-11T15:21:57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ph</w:t>
        </w:r>
      </w:ins>
      <w:ins w:id="1180" w:author="果果兔出没" w:date="2024-11-11T15:21:58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y</w:t>
        </w:r>
      </w:ins>
      <w:ins w:id="1181" w:author="果果兔出没" w:date="2024-11-11T15:22:21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 xml:space="preserve"> </w:t>
        </w:r>
      </w:ins>
      <w:ins w:id="1182" w:author="果果兔出没" w:date="2024-11-11T15:21:59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(</w:t>
        </w:r>
      </w:ins>
      <w:ins w:id="1183" w:author="果果兔出没" w:date="2024-11-11T15:22:16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amateur</w:t>
        </w:r>
      </w:ins>
      <w:ins w:id="1184" w:author="果果兔出没" w:date="2024-11-11T15:22:44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)</w:t>
        </w:r>
      </w:ins>
      <w:ins w:id="1185" w:author="果果兔出没" w:date="2024-11-11T15:23:17Z">
        <w:r>
          <w:rPr>
            <w:rFonts w:hint="default" w:eastAsia="SimSun"/>
            <w:b w:val="0"/>
            <w:bCs w:val="0"/>
            <w:color w:val="404040"/>
            <w:lang w:val="en-US" w:eastAsia="zh-CN"/>
          </w:rPr>
          <w:t>.</w:t>
        </w:r>
      </w:ins>
    </w:p>
    <w:p>
      <w:pPr>
        <w:pStyle w:val="2"/>
        <w:spacing w:before="0" w:beforeLines="0" w:beforeAutospacing="0" w:after="0" w:afterLines="0" w:afterAutospacing="0" w:line="214" w:lineRule="auto"/>
        <w:ind w:left="38"/>
        <w:pPrChange w:id="1186" w:author="果果兔出没" w:date="2024-11-12T15:10:27Z">
          <w:pPr>
            <w:pStyle w:val="2"/>
            <w:spacing w:before="0" w:beforeLines="0" w:beforeAutospacing="0" w:after="0" w:afterLines="101" w:afterAutospacing="0" w:line="334" w:lineRule="auto"/>
            <w:ind w:left="38"/>
          </w:pPr>
        </w:pPrChange>
      </w:pPr>
      <w:del w:id="1187" w:author="果果兔出没" w:date="2024-11-12T14:08:01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234950</wp:posOffset>
                  </wp:positionV>
                  <wp:extent cx="6628130" cy="0"/>
                  <wp:effectExtent l="0" t="6350" r="0" b="6350"/>
                  <wp:wrapNone/>
                  <wp:docPr id="56" name="直接连接符 5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281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0.6pt;margin-top:18.5pt;height:0pt;width:521.9pt;z-index:251669504;mso-width-relative:page;mso-height-relative:page;" filled="f" stroked="t" coordsize="21600,21600" o:gfxdata="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FgAA&#10;AGRycy9QSwECFAAUAAAACACHTuJA+9Y58dYAAAAJAQAADwAAAAAAAAABACAAAAA4AAAAZHJzL2Rv&#10;d25yZXYueG1sUEsBAhQAFAAAAAgAh07iQIDdkhLtAQAAzAMAAA4AAAAAAAAAAQAgAAAAOwEAAGRy&#10;cy9lMm9Eb2MueG1sUEsFBgAAAAAGAAYAWQEAAJoFAAAAAA==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del>
      <w:r>
        <w:rPr>
          <w:b/>
          <w:bCs/>
          <w:spacing w:val="-2"/>
        </w:rPr>
        <w:t>SKILLS</w:t>
      </w:r>
    </w:p>
    <w:p>
      <w:pPr>
        <w:pStyle w:val="2"/>
        <w:spacing w:before="0" w:beforeLines="51" w:beforeAutospacing="0" w:afterLines="0" w:line="214" w:lineRule="auto"/>
        <w:ind w:left="464" w:right="3409" w:rightChars="0" w:hanging="421"/>
        <w:rPr>
          <w:b/>
          <w:bCs/>
          <w:color w:val="404040"/>
        </w:rPr>
        <w:pPrChange w:id="1189" w:author="果果兔出没" w:date="2024-11-12T15:10:27Z">
          <w:pPr>
            <w:pStyle w:val="2"/>
            <w:spacing w:before="0" w:beforeLines="0" w:beforeAutospacing="0" w:line="334" w:lineRule="auto"/>
            <w:ind w:left="464" w:right="3409" w:rightChars="0" w:hanging="421"/>
          </w:pPr>
        </w:pPrChange>
      </w:pPr>
      <w:ins w:id="1190" w:author="果果兔出没" w:date="2024-11-12T14:45:23Z">
        <w:r>
          <w:rPr>
            <w:sz w:val="18"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43180</wp:posOffset>
                  </wp:positionV>
                  <wp:extent cx="6637655" cy="0"/>
                  <wp:effectExtent l="0" t="6350" r="0" b="6350"/>
                  <wp:wrapNone/>
                  <wp:docPr id="44" name="直接连接符 4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376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1.15pt;margin-top:3.4pt;height:0pt;width:522.65pt;z-index:251677696;mso-width-relative:page;mso-height-relative:page;" filled="f" stroked="t" coordsize="21600,21600" o:gfxdata="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WAAAAZHJz&#10;L1BLAQIUABQAAAAIAIdO4kByUYvJ0gAAAAYBAAAPAAAAAAAAAAEAIAAAADgAAABkcnMvZG93bnJl&#10;di54bWxQSwECFAAUAAAACACHTuJAPuBmqe0BAADMAwAADgAAAAAAAAABACAAAAA3AQAAZHJzL2Uy&#10;b0RvYy54bWxQSwUGAAAAAAYABgBZAQAAlgUAAAAA&#10;">
                  <v:fill on="f" focussize="0,0"/>
                  <v:stroke color="#000000 [3213]" joinstyle="round"/>
                  <v:imagedata o:title=""/>
                  <o:lock v:ext="edit" aspectratio="f"/>
                </v:line>
              </w:pict>
            </mc:Fallback>
          </mc:AlternateContent>
        </w:r>
      </w:ins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27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2"/>
        </w:rPr>
        <w:t xml:space="preserve">   </w:t>
      </w:r>
      <w:r>
        <w:rPr>
          <w:b/>
          <w:bCs/>
          <w:color w:val="404040"/>
          <w:spacing w:val="-1"/>
        </w:rPr>
        <w:t>Computer Skills</w:t>
      </w:r>
      <w:r>
        <w:rPr>
          <w:rFonts w:hint="default"/>
          <w:b/>
          <w:bCs/>
          <w:color w:val="404040"/>
          <w:spacing w:val="-1"/>
          <w:lang w:val="en-US"/>
        </w:rPr>
        <w:t>:</w:t>
      </w:r>
      <w:r>
        <w:rPr>
          <w:b/>
          <w:bCs/>
          <w:color w:val="404040"/>
        </w:rPr>
        <w:t xml:space="preserve">  </w:t>
      </w:r>
    </w:p>
    <w:p>
      <w:pPr>
        <w:pStyle w:val="2"/>
        <w:spacing w:before="0" w:beforeLines="28" w:beforeAutospacing="0" w:after="0" w:afterLines="27" w:afterAutospacing="0" w:line="214" w:lineRule="auto"/>
        <w:ind w:left="1681" w:leftChars="0" w:right="0" w:rightChars="0" w:hanging="421" w:firstLineChars="0"/>
        <w:pPrChange w:id="1192" w:author="果果兔出没" w:date="2024-11-12T15:10:27Z">
          <w:pPr>
            <w:pStyle w:val="2"/>
            <w:spacing w:before="0" w:beforeLines="0" w:beforeAutospacing="0" w:after="0" w:afterLines="27" w:afterAutospacing="0" w:line="276" w:lineRule="auto"/>
            <w:ind w:left="1681" w:leftChars="0" w:right="0" w:rightChars="0" w:hanging="421" w:firstLineChars="0"/>
          </w:pPr>
        </w:pPrChange>
      </w:pPr>
      <w:r>
        <w:rPr>
          <w:b/>
          <w:bCs/>
          <w:color w:val="404040"/>
          <w:spacing w:val="-1"/>
        </w:rPr>
        <w:t>Programming:</w:t>
      </w:r>
    </w:p>
    <w:p>
      <w:pPr>
        <w:pStyle w:val="2"/>
        <w:spacing w:before="0" w:beforeLines="0" w:beforeAutospacing="0" w:afterLines="21" w:line="214" w:lineRule="auto"/>
        <w:ind w:left="2311" w:leftChars="0" w:hanging="421" w:firstLineChars="0"/>
        <w:rPr>
          <w:color w:val="404040"/>
          <w:spacing w:val="-1"/>
          <w:rPrChange w:id="1194" w:author="果果兔出没" w:date="2024-11-12T14:26:12Z">
            <w:rPr/>
          </w:rPrChange>
        </w:rPr>
        <w:pPrChange w:id="1193" w:author="果果兔出没" w:date="2024-11-12T15:10:27Z">
          <w:pPr>
            <w:pStyle w:val="2"/>
            <w:spacing w:before="0" w:beforeLines="0" w:beforeAutospacing="0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r>
        <w:rPr>
          <w:color w:val="404040"/>
          <w:spacing w:val="37"/>
        </w:rPr>
        <w:t xml:space="preserve"> </w:t>
      </w:r>
      <w:r>
        <w:rPr>
          <w:color w:val="404040"/>
          <w:spacing w:val="-1"/>
        </w:rPr>
        <w:t>Proficient in C programming language and able to develo</w:t>
      </w:r>
      <w:r>
        <w:rPr>
          <w:color w:val="404040"/>
          <w:spacing w:val="-1"/>
          <w:rPrChange w:id="1195" w:author="果果兔出没" w:date="2024-11-12T14:26:12Z">
            <w:rPr>
              <w:color w:val="404040"/>
              <w:spacing w:val="-2"/>
            </w:rPr>
          </w:rPrChange>
        </w:rPr>
        <w:t>p a small</w:t>
      </w:r>
      <w:r>
        <w:rPr>
          <w:color w:val="404040"/>
          <w:spacing w:val="-1"/>
          <w:rPrChange w:id="1196" w:author="果果兔出没" w:date="2024-11-12T14:26:12Z">
            <w:rPr>
              <w:color w:val="404040"/>
              <w:spacing w:val="4"/>
            </w:rPr>
          </w:rPrChange>
        </w:rPr>
        <w:t xml:space="preserve"> </w:t>
      </w:r>
      <w:r>
        <w:rPr>
          <w:color w:val="404040"/>
          <w:spacing w:val="-1"/>
          <w:rPrChange w:id="1197" w:author="果果兔出没" w:date="2024-11-12T14:26:12Z">
            <w:rPr>
              <w:color w:val="404040"/>
              <w:spacing w:val="-2"/>
            </w:rPr>
          </w:rPrChange>
        </w:rPr>
        <w:t>game</w:t>
      </w:r>
      <w:r>
        <w:rPr>
          <w:color w:val="404040"/>
          <w:spacing w:val="-1"/>
          <w:rPrChange w:id="1198" w:author="果果兔出没" w:date="2024-11-12T14:26:12Z">
            <w:rPr>
              <w:color w:val="404040"/>
            </w:rPr>
          </w:rPrChange>
        </w:rPr>
        <w:t xml:space="preserve"> </w:t>
      </w:r>
      <w:r>
        <w:rPr>
          <w:color w:val="404040"/>
          <w:spacing w:val="-1"/>
          <w:rPrChange w:id="1199" w:author="果果兔出没" w:date="2024-11-12T14:26:12Z">
            <w:rPr>
              <w:color w:val="404040"/>
              <w:spacing w:val="-2"/>
            </w:rPr>
          </w:rPrChange>
        </w:rPr>
        <w:t>using</w:t>
      </w:r>
      <w:r>
        <w:rPr>
          <w:color w:val="404040"/>
          <w:spacing w:val="-1"/>
          <w:rPrChange w:id="1200" w:author="果果兔出没" w:date="2024-11-12T14:26:12Z">
            <w:rPr>
              <w:color w:val="404040"/>
              <w:spacing w:val="3"/>
            </w:rPr>
          </w:rPrChange>
        </w:rPr>
        <w:t xml:space="preserve"> </w:t>
      </w:r>
      <w:r>
        <w:rPr>
          <w:color w:val="404040"/>
          <w:spacing w:val="-1"/>
          <w:rPrChange w:id="1201" w:author="果果兔出没" w:date="2024-11-12T14:26:12Z">
            <w:rPr>
              <w:color w:val="404040"/>
              <w:spacing w:val="-2"/>
            </w:rPr>
          </w:rPrChange>
        </w:rPr>
        <w:t>C</w:t>
      </w:r>
      <w:r>
        <w:rPr>
          <w:color w:val="404040"/>
          <w:spacing w:val="-1"/>
          <w:rPrChange w:id="1202" w:author="果果兔出没" w:date="2024-11-12T14:26:12Z">
            <w:rPr>
              <w:color w:val="404040"/>
              <w:spacing w:val="4"/>
            </w:rPr>
          </w:rPrChange>
        </w:rPr>
        <w:t xml:space="preserve"> </w:t>
      </w:r>
      <w:r>
        <w:rPr>
          <w:color w:val="404040"/>
          <w:spacing w:val="-1"/>
          <w:rPrChange w:id="1203" w:author="果果兔出没" w:date="2024-11-12T14:26:12Z">
            <w:rPr>
              <w:color w:val="404040"/>
              <w:spacing w:val="-2"/>
            </w:rPr>
          </w:rPrChange>
        </w:rPr>
        <w:t>language.</w:t>
      </w:r>
    </w:p>
    <w:p>
      <w:pPr>
        <w:pStyle w:val="2"/>
        <w:spacing w:before="0" w:beforeLines="0" w:afterLines="21" w:line="214" w:lineRule="auto"/>
        <w:ind w:left="2311" w:leftChars="0" w:hanging="421" w:firstLineChars="0"/>
        <w:rPr>
          <w:color w:val="404040"/>
          <w:spacing w:val="-1"/>
          <w:rPrChange w:id="1205" w:author="果果兔出没" w:date="2024-11-12T14:26:12Z">
            <w:rPr/>
          </w:rPrChange>
        </w:rPr>
        <w:pPrChange w:id="1204" w:author="果果兔出没" w:date="2024-11-12T15:10:27Z">
          <w:pPr>
            <w:pStyle w:val="2"/>
            <w:spacing w:before="147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ins w:id="1206" w:author="果果兔出没" w:date="2024-11-12T14:42:18Z">
        <w:r>
          <w:rPr>
            <w:color w:val="404040"/>
            <w:spacing w:val="37"/>
          </w:rPr>
          <w:t xml:space="preserve"> </w:t>
        </w:r>
      </w:ins>
      <w:del w:id="1207" w:author="果果兔出没" w:date="2024-11-12T14:42:18Z">
        <w:r>
          <w:rPr>
            <w:color w:val="404040"/>
            <w:spacing w:val="-1"/>
            <w:rPrChange w:id="1208" w:author="果果兔出没" w:date="2024-11-12T14:26:12Z">
              <w:rPr>
                <w:color w:val="404040"/>
                <w:spacing w:val="37"/>
              </w:rPr>
            </w:rPrChange>
          </w:rPr>
          <w:delText xml:space="preserve"> </w:delText>
        </w:r>
      </w:del>
      <w:r>
        <w:rPr>
          <w:color w:val="404040"/>
          <w:spacing w:val="-1"/>
        </w:rPr>
        <w:t>Familiar with C++,</w:t>
      </w:r>
      <w:r>
        <w:rPr>
          <w:color w:val="404040"/>
          <w:spacing w:val="-1"/>
          <w:rPrChange w:id="1209" w:author="果果兔出没" w:date="2024-11-12T14:26:12Z">
            <w:rPr>
              <w:color w:val="404040"/>
              <w:spacing w:val="-15"/>
            </w:rPr>
          </w:rPrChange>
        </w:rPr>
        <w:t xml:space="preserve"> </w:t>
      </w:r>
      <w:r>
        <w:rPr>
          <w:color w:val="404040"/>
          <w:spacing w:val="-1"/>
        </w:rPr>
        <w:t>java, matlab, PyTorch, R, and SAS la</w:t>
      </w:r>
      <w:r>
        <w:rPr>
          <w:color w:val="404040"/>
          <w:spacing w:val="-1"/>
          <w:rPrChange w:id="1210" w:author="果果兔出没" w:date="2024-11-12T14:26:12Z">
            <w:rPr>
              <w:color w:val="404040"/>
              <w:spacing w:val="-2"/>
            </w:rPr>
          </w:rPrChange>
        </w:rPr>
        <w:t>nguage.</w:t>
      </w:r>
    </w:p>
    <w:p>
      <w:pPr>
        <w:pStyle w:val="2"/>
        <w:spacing w:before="0" w:beforeLines="0" w:afterLines="21" w:line="214" w:lineRule="auto"/>
        <w:ind w:left="2311" w:leftChars="0" w:hanging="421" w:firstLineChars="0"/>
        <w:rPr>
          <w:color w:val="404040"/>
          <w:spacing w:val="-1"/>
          <w:rPrChange w:id="1212" w:author="果果兔出没" w:date="2024-11-12T14:26:12Z">
            <w:rPr/>
          </w:rPrChange>
        </w:rPr>
        <w:pPrChange w:id="1211" w:author="果果兔出没" w:date="2024-11-12T15:10:27Z">
          <w:pPr>
            <w:pStyle w:val="2"/>
            <w:spacing w:before="146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ins w:id="1213" w:author="果果兔出没" w:date="2024-11-12T14:42:30Z">
        <w:r>
          <w:rPr>
            <w:color w:val="404040"/>
            <w:spacing w:val="37"/>
          </w:rPr>
          <w:t xml:space="preserve"> </w:t>
        </w:r>
      </w:ins>
      <w:del w:id="1214" w:author="果果兔出没" w:date="2024-11-12T14:42:30Z">
        <w:r>
          <w:rPr>
            <w:color w:val="404040"/>
            <w:spacing w:val="-1"/>
            <w:rPrChange w:id="1215" w:author="果果兔出没" w:date="2024-11-12T14:26:12Z">
              <w:rPr>
                <w:color w:val="404040"/>
                <w:spacing w:val="40"/>
              </w:rPr>
            </w:rPrChange>
          </w:rPr>
          <w:delText xml:space="preserve"> </w:delText>
        </w:r>
      </w:del>
      <w:r>
        <w:rPr>
          <w:color w:val="404040"/>
          <w:spacing w:val="-1"/>
        </w:rPr>
        <w:t>Open source, free computer processor architecture: RISC-V</w:t>
      </w:r>
      <w:r>
        <w:rPr>
          <w:color w:val="404040"/>
          <w:spacing w:val="-1"/>
          <w:rPrChange w:id="1216" w:author="果果兔出没" w:date="2024-11-12T14:26:12Z">
            <w:rPr>
              <w:color w:val="404040"/>
              <w:spacing w:val="-11"/>
            </w:rPr>
          </w:rPrChange>
        </w:rPr>
        <w:t xml:space="preserve"> </w:t>
      </w:r>
      <w:r>
        <w:rPr>
          <w:color w:val="404040"/>
          <w:spacing w:val="-1"/>
        </w:rPr>
        <w:t>Ass</w:t>
      </w:r>
      <w:r>
        <w:rPr>
          <w:color w:val="404040"/>
          <w:spacing w:val="-1"/>
          <w:rPrChange w:id="1217" w:author="果果兔出没" w:date="2024-11-12T14:26:12Z">
            <w:rPr>
              <w:color w:val="404040"/>
              <w:spacing w:val="-2"/>
            </w:rPr>
          </w:rPrChange>
        </w:rPr>
        <w:t>embly Language.</w:t>
      </w:r>
    </w:p>
    <w:p>
      <w:pPr>
        <w:pStyle w:val="2"/>
        <w:spacing w:before="0" w:beforeLines="0" w:afterLines="21" w:line="214" w:lineRule="auto"/>
        <w:ind w:left="2311" w:leftChars="0" w:hanging="421" w:firstLineChars="0"/>
        <w:rPr>
          <w:color w:val="404040"/>
          <w:spacing w:val="-1"/>
          <w:rPrChange w:id="1219" w:author="果果兔出没" w:date="2024-11-12T14:26:12Z">
            <w:rPr/>
          </w:rPrChange>
        </w:rPr>
        <w:pPrChange w:id="1218" w:author="果果兔出没" w:date="2024-11-12T15:10:27Z">
          <w:pPr>
            <w:pStyle w:val="2"/>
            <w:spacing w:before="146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ins w:id="1220" w:author="果果兔出没" w:date="2024-11-12T14:42:27Z">
        <w:r>
          <w:rPr>
            <w:color w:val="404040"/>
            <w:spacing w:val="37"/>
          </w:rPr>
          <w:t xml:space="preserve"> </w:t>
        </w:r>
      </w:ins>
      <w:del w:id="1221" w:author="果果兔出没" w:date="2024-11-12T14:42:27Z">
        <w:r>
          <w:rPr>
            <w:color w:val="404040"/>
            <w:spacing w:val="-1"/>
            <w:rPrChange w:id="1222" w:author="果果兔出没" w:date="2024-11-12T14:26:12Z">
              <w:rPr>
                <w:color w:val="404040"/>
                <w:spacing w:val="45"/>
              </w:rPr>
            </w:rPrChange>
          </w:rPr>
          <w:delText xml:space="preserve"> </w:delText>
        </w:r>
      </w:del>
      <w:r>
        <w:rPr>
          <w:color w:val="404040"/>
          <w:spacing w:val="-1"/>
        </w:rPr>
        <w:t>Knowledge of</w:t>
      </w:r>
      <w:r>
        <w:rPr>
          <w:color w:val="404040"/>
          <w:spacing w:val="-1"/>
          <w:rPrChange w:id="1223" w:author="果果兔出没" w:date="2024-11-12T14:26:12Z">
            <w:rPr>
              <w:color w:val="404040"/>
              <w:spacing w:val="-17"/>
            </w:rPr>
          </w:rPrChange>
        </w:rPr>
        <w:t xml:space="preserve"> </w:t>
      </w:r>
      <w:r>
        <w:rPr>
          <w:color w:val="404040"/>
          <w:spacing w:val="-1"/>
        </w:rPr>
        <w:t>operating systems: Linux and Geogebra.</w:t>
      </w:r>
    </w:p>
    <w:p>
      <w:pPr>
        <w:pStyle w:val="2"/>
        <w:spacing w:before="0" w:beforeLines="0" w:afterLines="21" w:line="214" w:lineRule="auto"/>
        <w:ind w:left="2311" w:leftChars="0" w:hanging="421" w:firstLineChars="0"/>
        <w:rPr>
          <w:color w:val="404040"/>
          <w:spacing w:val="-1"/>
          <w:rPrChange w:id="1225" w:author="果果兔出没" w:date="2024-11-12T14:26:12Z">
            <w:rPr/>
          </w:rPrChange>
        </w:rPr>
        <w:pPrChange w:id="1224" w:author="果果兔出没" w:date="2024-11-12T15:10:27Z">
          <w:pPr>
            <w:pStyle w:val="2"/>
            <w:spacing w:before="147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ins w:id="1226" w:author="果果兔出没" w:date="2024-11-12T14:42:24Z">
        <w:r>
          <w:rPr>
            <w:color w:val="404040"/>
            <w:spacing w:val="37"/>
          </w:rPr>
          <w:t xml:space="preserve"> </w:t>
        </w:r>
      </w:ins>
      <w:del w:id="1227" w:author="果果兔出没" w:date="2024-11-12T14:42:24Z">
        <w:r>
          <w:rPr>
            <w:color w:val="404040"/>
            <w:spacing w:val="-1"/>
            <w:w w:val="100"/>
            <w:rPrChange w:id="1228" w:author="果果兔出没" w:date="2024-11-12T14:26:12Z">
              <w:rPr>
                <w:color w:val="404040"/>
                <w:spacing w:val="37"/>
                <w:w w:val="101"/>
              </w:rPr>
            </w:rPrChange>
          </w:rPr>
          <w:delText xml:space="preserve"> </w:delText>
        </w:r>
      </w:del>
      <w:r>
        <w:rPr>
          <w:color w:val="404040"/>
          <w:spacing w:val="-1"/>
        </w:rPr>
        <w:t xml:space="preserve">Experience with relational databases, including Oracle </w:t>
      </w:r>
      <w:r>
        <w:rPr>
          <w:color w:val="404040"/>
          <w:spacing w:val="-1"/>
          <w:rPrChange w:id="1229" w:author="果果兔出没" w:date="2024-11-12T14:26:12Z">
            <w:rPr>
              <w:color w:val="404040"/>
              <w:spacing w:val="-2"/>
            </w:rPr>
          </w:rPrChange>
        </w:rPr>
        <w:t>and MySQL.</w:t>
      </w:r>
    </w:p>
    <w:p>
      <w:pPr>
        <w:pStyle w:val="2"/>
        <w:spacing w:before="0" w:beforeLines="0" w:after="0" w:afterLines="21" w:afterAutospacing="0" w:line="214" w:lineRule="auto"/>
        <w:ind w:left="2311" w:leftChars="0" w:hanging="421" w:firstLineChars="0"/>
        <w:rPr>
          <w:color w:val="404040"/>
          <w:spacing w:val="-1"/>
          <w:rPrChange w:id="1231" w:author="果果兔出没" w:date="2024-11-12T14:26:12Z">
            <w:rPr/>
          </w:rPrChange>
        </w:rPr>
        <w:pPrChange w:id="1230" w:author="果果兔出没" w:date="2024-11-12T15:10:27Z">
          <w:pPr>
            <w:pStyle w:val="2"/>
            <w:spacing w:before="147" w:after="0" w:afterLines="51" w:afterAutospacing="0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</w:rPr>
        <w:t>•</w:t>
      </w:r>
      <w:ins w:id="1232" w:author="果果兔出没" w:date="2024-11-12T14:42:21Z">
        <w:r>
          <w:rPr>
            <w:color w:val="404040"/>
            <w:spacing w:val="37"/>
          </w:rPr>
          <w:t xml:space="preserve"> </w:t>
        </w:r>
      </w:ins>
      <w:del w:id="1233" w:author="果果兔出没" w:date="2024-11-12T14:42:21Z">
        <w:r>
          <w:rPr>
            <w:color w:val="404040"/>
            <w:spacing w:val="-1"/>
          </w:rPr>
          <w:delText xml:space="preserve"> </w:delText>
        </w:r>
      </w:del>
      <w:del w:id="1234" w:author="果果兔出没" w:date="2024-11-12T14:38:29Z">
        <w:r>
          <w:rPr>
            <w:color w:val="404040"/>
            <w:spacing w:val="-1"/>
          </w:rPr>
          <w:delText xml:space="preserve"> </w:delText>
        </w:r>
      </w:del>
      <w:r>
        <w:rPr>
          <w:color w:val="404040"/>
          <w:spacing w:val="-1"/>
        </w:rPr>
        <w:t>Strong analytical and problem-solving skills, with the ability to troubleshoot is</w:t>
      </w:r>
      <w:r>
        <w:rPr>
          <w:color w:val="404040"/>
          <w:spacing w:val="-1"/>
          <w:rPrChange w:id="1235" w:author="果果兔出没" w:date="2024-11-12T14:26:12Z">
            <w:rPr>
              <w:color w:val="404040"/>
              <w:spacing w:val="-2"/>
            </w:rPr>
          </w:rPrChange>
        </w:rPr>
        <w:t>sues and provide</w:t>
      </w:r>
      <w:r>
        <w:rPr>
          <w:color w:val="404040"/>
          <w:spacing w:val="-1"/>
          <w:rPrChange w:id="1236" w:author="果果兔出没" w:date="2024-11-12T14:26:12Z">
            <w:rPr>
              <w:color w:val="404040"/>
              <w:spacing w:val="6"/>
            </w:rPr>
          </w:rPrChange>
        </w:rPr>
        <w:t xml:space="preserve"> </w:t>
      </w:r>
      <w:r>
        <w:rPr>
          <w:color w:val="404040"/>
          <w:spacing w:val="-1"/>
          <w:rPrChange w:id="1237" w:author="果果兔出没" w:date="2024-11-12T14:26:12Z">
            <w:rPr>
              <w:color w:val="404040"/>
              <w:spacing w:val="-2"/>
            </w:rPr>
          </w:rPrChange>
        </w:rPr>
        <w:t>solutions.</w:t>
      </w:r>
    </w:p>
    <w:p>
      <w:pPr>
        <w:pStyle w:val="2"/>
        <w:spacing w:before="0" w:beforeLines="0" w:beforeAutospacing="0" w:line="214" w:lineRule="auto"/>
        <w:ind w:left="1681" w:leftChars="0" w:hanging="421" w:firstLineChars="0"/>
        <w:pPrChange w:id="1238" w:author="果果兔出没" w:date="2024-11-12T15:10:27Z">
          <w:pPr>
            <w:pStyle w:val="2"/>
            <w:spacing w:before="0" w:beforeLines="0" w:beforeAutospacing="0" w:line="276" w:lineRule="auto"/>
            <w:ind w:left="1260" w:leftChars="600" w:firstLine="0" w:firstLineChars="0"/>
          </w:pPr>
        </w:pPrChange>
      </w:pPr>
      <w:r>
        <w:rPr>
          <w:b/>
          <w:bCs/>
          <w:color w:val="404040"/>
          <w:spacing w:val="-1"/>
        </w:rPr>
        <w:t>Office Software:</w:t>
      </w:r>
    </w:p>
    <w:p>
      <w:pPr>
        <w:pStyle w:val="2"/>
        <w:spacing w:before="48" w:after="0" w:afterLines="21" w:afterAutospacing="0" w:line="214" w:lineRule="auto"/>
        <w:ind w:left="2311" w:leftChars="0" w:hanging="421" w:firstLineChars="0"/>
        <w:pPrChange w:id="1239" w:author="果果兔出没" w:date="2024-11-12T15:10:27Z">
          <w:pPr>
            <w:pStyle w:val="2"/>
            <w:spacing w:before="48" w:after="0" w:afterLines="51" w:afterAutospacing="0" w:line="276" w:lineRule="auto"/>
            <w:ind w:left="1890" w:leftChars="900" w:firstLine="0" w:firstLineChars="0"/>
          </w:pPr>
        </w:pPrChange>
      </w:pPr>
      <w:r>
        <w:rPr>
          <w:color w:val="404040"/>
          <w:spacing w:val="-1"/>
          <w:position w:val="5"/>
        </w:rPr>
        <w:t>•</w:t>
      </w:r>
      <w:r>
        <w:rPr>
          <w:color w:val="404040"/>
          <w:spacing w:val="38"/>
          <w:w w:val="101"/>
          <w:position w:val="5"/>
        </w:rPr>
        <w:t xml:space="preserve"> </w:t>
      </w:r>
      <w:r>
        <w:rPr>
          <w:color w:val="404040"/>
          <w:spacing w:val="-1"/>
          <w:position w:val="5"/>
        </w:rPr>
        <w:t>LaTex, Microsoft Office, Excel,</w:t>
      </w:r>
      <w:r>
        <w:fldChar w:fldCharType="begin"/>
      </w:r>
      <w:r>
        <w:instrText xml:space="preserve"> HYPERLINK "https://www.softwaretestinghelp.com/best-free-office-software/" </w:instrText>
      </w:r>
      <w:r>
        <w:fldChar w:fldCharType="separate"/>
      </w:r>
      <w:r>
        <w:rPr>
          <w:color w:val="404040"/>
          <w:spacing w:val="-1"/>
          <w:position w:val="5"/>
        </w:rPr>
        <w:t>WPS Office,</w:t>
      </w:r>
      <w:r>
        <w:rPr>
          <w:color w:val="404040"/>
          <w:spacing w:val="-1"/>
          <w:position w:val="5"/>
        </w:rPr>
        <w:fldChar w:fldCharType="end"/>
      </w:r>
      <w:r>
        <w:rPr>
          <w:color w:val="404040"/>
          <w:spacing w:val="-1"/>
          <w:position w:val="5"/>
        </w:rPr>
        <w:t xml:space="preserve"> Adobe </w:t>
      </w:r>
      <w:ins w:id="1240" w:author="果果兔出没" w:date="2024-11-11T15:20:43Z">
        <w:r>
          <w:rPr>
            <w:rFonts w:hint="default"/>
            <w:color w:val="404040"/>
            <w:spacing w:val="-1"/>
            <w:position w:val="5"/>
            <w:lang w:val="en-US"/>
          </w:rPr>
          <w:t>(</w:t>
        </w:r>
      </w:ins>
      <w:ins w:id="1241" w:author="果果兔出没" w:date="2024-11-11T15:20:44Z">
        <w:r>
          <w:rPr>
            <w:rFonts w:hint="default"/>
            <w:color w:val="404040"/>
            <w:spacing w:val="-1"/>
            <w:position w:val="5"/>
            <w:lang w:val="en-US"/>
          </w:rPr>
          <w:t>PS</w:t>
        </w:r>
      </w:ins>
      <w:ins w:id="1242" w:author="果果兔出没" w:date="2024-11-11T15:20:45Z">
        <w:r>
          <w:rPr>
            <w:rFonts w:hint="default"/>
            <w:color w:val="404040"/>
            <w:spacing w:val="-1"/>
            <w:position w:val="5"/>
            <w:lang w:val="en-US"/>
          </w:rPr>
          <w:t>,L</w:t>
        </w:r>
      </w:ins>
      <w:ins w:id="1243" w:author="果果兔出没" w:date="2024-11-11T15:20:46Z">
        <w:r>
          <w:rPr>
            <w:rFonts w:hint="default"/>
            <w:color w:val="404040"/>
            <w:spacing w:val="-1"/>
            <w:position w:val="5"/>
            <w:lang w:val="en-US"/>
          </w:rPr>
          <w:t>R</w:t>
        </w:r>
      </w:ins>
      <w:ins w:id="1244" w:author="果果兔出没" w:date="2024-11-11T15:20:47Z">
        <w:r>
          <w:rPr>
            <w:rFonts w:hint="default"/>
            <w:color w:val="404040"/>
            <w:spacing w:val="-1"/>
            <w:position w:val="5"/>
            <w:lang w:val="en-US"/>
          </w:rPr>
          <w:t>,P</w:t>
        </w:r>
      </w:ins>
      <w:ins w:id="1245" w:author="果果兔出没" w:date="2024-11-11T15:20:48Z">
        <w:r>
          <w:rPr>
            <w:rFonts w:hint="default"/>
            <w:color w:val="404040"/>
            <w:spacing w:val="-1"/>
            <w:position w:val="5"/>
            <w:lang w:val="en-US"/>
          </w:rPr>
          <w:t>R</w:t>
        </w:r>
      </w:ins>
      <w:ins w:id="1246" w:author="果果兔出没" w:date="2024-11-11T15:20:49Z">
        <w:r>
          <w:rPr>
            <w:rFonts w:hint="default"/>
            <w:color w:val="404040"/>
            <w:spacing w:val="-1"/>
            <w:position w:val="5"/>
            <w:lang w:val="en-US"/>
          </w:rPr>
          <w:t>)</w:t>
        </w:r>
      </w:ins>
      <w:del w:id="1247" w:author="果果兔出没" w:date="2024-11-11T15:20:42Z">
        <w:r>
          <w:rPr>
            <w:color w:val="404040"/>
            <w:spacing w:val="-1"/>
            <w:position w:val="5"/>
          </w:rPr>
          <w:delText>Photoshop</w:delText>
        </w:r>
      </w:del>
      <w:r>
        <w:rPr>
          <w:color w:val="404040"/>
          <w:spacing w:val="-1"/>
          <w:position w:val="5"/>
        </w:rPr>
        <w:t>.</w:t>
      </w:r>
    </w:p>
    <w:p>
      <w:pPr>
        <w:pStyle w:val="2"/>
        <w:spacing w:before="0" w:beforeLines="0" w:beforeAutospacing="0" w:after="0" w:afterLines="51" w:afterAutospacing="0" w:line="214" w:lineRule="auto"/>
        <w:ind w:left="43"/>
        <w:rPr>
          <w:ins w:id="1249" w:author="果果兔出没" w:date="2024-11-10T21:18:13Z"/>
          <w:lang w:val="en-US" w:eastAsia="en-US"/>
        </w:rPr>
        <w:sectPr>
          <w:footerReference r:id="rId5" w:type="default"/>
          <w:pgSz w:w="11907" w:h="16839"/>
          <w:pgMar w:top="627" w:right="818" w:bottom="931" w:left="679" w:header="0" w:footer="922" w:gutter="0"/>
          <w:cols w:space="720" w:num="1"/>
        </w:sectPr>
        <w:pPrChange w:id="1248" w:author="果果兔出没" w:date="2024-11-12T15:10:27Z">
          <w:pPr>
            <w:pStyle w:val="2"/>
            <w:spacing w:before="0" w:beforeLines="0" w:beforeAutospacing="0" w:after="0" w:afterLines="501" w:afterAutospacing="0" w:line="334" w:lineRule="auto"/>
            <w:ind w:left="43"/>
          </w:pPr>
        </w:pPrChange>
      </w:pPr>
      <w:r>
        <w:rPr>
          <w:color w:val="404040"/>
          <w:position w:val="1"/>
        </w:rPr>
        <w:drawing>
          <wp:inline distT="0" distB="0" distL="0" distR="0">
            <wp:extent cx="66040" cy="66675"/>
            <wp:effectExtent l="0" t="0" r="10160" b="9525"/>
            <wp:docPr id="29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79" cy="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04040"/>
          <w:spacing w:val="11"/>
        </w:rPr>
        <w:t xml:space="preserve">   </w:t>
      </w:r>
      <w:r>
        <w:rPr>
          <w:b/>
          <w:bCs/>
          <w:color w:val="404040"/>
        </w:rPr>
        <w:t xml:space="preserve">Language: </w:t>
      </w:r>
      <w:ins w:id="1250" w:author="果果兔出没" w:date="2024-11-11T15:19:06Z">
        <w:r>
          <w:rPr>
            <w:rFonts w:hint="default" w:eastAsia="Times New Roman"/>
            <w:b w:val="0"/>
            <w:bCs w:val="0"/>
            <w:color w:val="404040"/>
            <w:lang w:val="en-US" w:eastAsia="zh-CN"/>
            <w:rPrChange w:id="1251" w:author="果果兔出没" w:date="2024-11-11T15:19:10Z">
              <w:rPr>
                <w:rFonts w:hint="eastAsia" w:eastAsia="SimSun"/>
                <w:b/>
                <w:bCs/>
                <w:color w:val="404040"/>
                <w:lang w:val="en-US" w:eastAsia="zh-CN"/>
              </w:rPr>
            </w:rPrChange>
          </w:rPr>
          <w:t>Mandarin</w:t>
        </w:r>
      </w:ins>
      <w:ins w:id="1252" w:author="果果兔出没" w:date="2024-11-11T15:19:22Z">
        <w:r>
          <w:rPr>
            <w:rFonts w:hint="default"/>
            <w:b w:val="0"/>
            <w:bCs w:val="0"/>
            <w:color w:val="404040"/>
            <w:lang w:val="en-US" w:eastAsia="zh-CN"/>
          </w:rPr>
          <w:t xml:space="preserve"> (</w:t>
        </w:r>
      </w:ins>
      <w:ins w:id="1253" w:author="果果兔出没" w:date="2024-11-11T15:20:02Z">
        <w:r>
          <w:rPr>
            <w:rFonts w:hint="default"/>
            <w:b w:val="0"/>
            <w:bCs w:val="0"/>
            <w:color w:val="404040"/>
            <w:lang w:val="en-US" w:eastAsia="zh-CN"/>
          </w:rPr>
          <w:t>N</w:t>
        </w:r>
      </w:ins>
      <w:ins w:id="1254" w:author="果果兔出没" w:date="2024-11-11T15:19:24Z">
        <w:r>
          <w:rPr>
            <w:rFonts w:hint="default"/>
            <w:b w:val="0"/>
            <w:bCs w:val="0"/>
            <w:color w:val="404040"/>
            <w:lang w:val="en-US" w:eastAsia="zh-CN"/>
          </w:rPr>
          <w:t>a</w:t>
        </w:r>
      </w:ins>
      <w:ins w:id="1255" w:author="果果兔出没" w:date="2024-11-11T15:19:25Z">
        <w:r>
          <w:rPr>
            <w:rFonts w:hint="default"/>
            <w:b w:val="0"/>
            <w:bCs w:val="0"/>
            <w:color w:val="404040"/>
            <w:lang w:val="en-US" w:eastAsia="zh-CN"/>
          </w:rPr>
          <w:t>tive</w:t>
        </w:r>
      </w:ins>
      <w:ins w:id="1256" w:author="果果兔出没" w:date="2024-11-11T15:19:27Z">
        <w:r>
          <w:rPr>
            <w:rFonts w:hint="default"/>
            <w:b w:val="0"/>
            <w:bCs w:val="0"/>
            <w:color w:val="404040"/>
            <w:lang w:val="en-US" w:eastAsia="zh-CN"/>
          </w:rPr>
          <w:t>)</w:t>
        </w:r>
      </w:ins>
      <w:del w:id="1257" w:author="果果兔出没" w:date="2024-11-11T15:18:57Z">
        <w:r>
          <w:rPr>
            <w:color w:val="404040"/>
          </w:rPr>
          <w:delText>Native in Chinese</w:delText>
        </w:r>
      </w:del>
      <w:r>
        <w:rPr>
          <w:color w:val="404040"/>
        </w:rPr>
        <w:t xml:space="preserve">, </w:t>
      </w:r>
      <w:del w:id="1258" w:author="果果兔出没" w:date="2024-11-11T15:19:38Z">
        <w:r>
          <w:rPr>
            <w:color w:val="404040"/>
          </w:rPr>
          <w:delText>F</w:delText>
        </w:r>
      </w:del>
      <w:del w:id="1259" w:author="果果兔出没" w:date="2024-11-11T15:19:37Z">
        <w:r>
          <w:rPr>
            <w:color w:val="404040"/>
          </w:rPr>
          <w:delText>luent i</w:delText>
        </w:r>
      </w:del>
      <w:del w:id="1260" w:author="果果兔出没" w:date="2024-11-11T15:19:36Z">
        <w:r>
          <w:rPr>
            <w:color w:val="404040"/>
          </w:rPr>
          <w:delText>n</w:delText>
        </w:r>
      </w:del>
      <w:del w:id="1261" w:author="果果兔出没" w:date="2024-11-11T15:19:39Z">
        <w:r>
          <w:rPr>
            <w:color w:val="404040"/>
          </w:rPr>
          <w:delText xml:space="preserve"> </w:delText>
        </w:r>
      </w:del>
      <w:r>
        <w:rPr>
          <w:color w:val="404040"/>
        </w:rPr>
        <w:t>English</w:t>
      </w:r>
      <w:ins w:id="1262" w:author="果果兔出没" w:date="2024-11-11T15:19:43Z">
        <w:r>
          <w:rPr>
            <w:rFonts w:hint="default"/>
            <w:color w:val="404040"/>
            <w:lang w:val="en-US"/>
          </w:rPr>
          <w:t xml:space="preserve"> (</w:t>
        </w:r>
      </w:ins>
      <w:ins w:id="1263" w:author="果果兔出没" w:date="2024-11-11T15:19:46Z">
        <w:r>
          <w:rPr>
            <w:rFonts w:hint="default"/>
            <w:color w:val="404040"/>
            <w:lang w:val="en-US"/>
          </w:rPr>
          <w:t>GRE</w:t>
        </w:r>
      </w:ins>
      <w:ins w:id="1264" w:author="果果兔出没" w:date="2024-11-11T15:19:48Z">
        <w:r>
          <w:rPr>
            <w:rFonts w:hint="default"/>
            <w:color w:val="404040"/>
            <w:lang w:val="en-US"/>
          </w:rPr>
          <w:t>:</w:t>
        </w:r>
      </w:ins>
      <w:ins w:id="1265" w:author="果果兔出没" w:date="2024-11-11T15:19:49Z">
        <w:r>
          <w:rPr>
            <w:rFonts w:hint="default"/>
            <w:color w:val="404040"/>
            <w:lang w:val="en-US"/>
          </w:rPr>
          <w:t>322</w:t>
        </w:r>
      </w:ins>
      <w:ins w:id="1266" w:author="果果兔出没" w:date="2024-11-11T15:19:52Z">
        <w:r>
          <w:rPr>
            <w:rFonts w:hint="default"/>
            <w:color w:val="404040"/>
            <w:lang w:val="en-US"/>
          </w:rPr>
          <w:t>,</w:t>
        </w:r>
      </w:ins>
      <w:ins w:id="1267" w:author="果果兔出没" w:date="2024-11-11T15:19:55Z">
        <w:r>
          <w:rPr>
            <w:rFonts w:hint="default"/>
            <w:color w:val="404040"/>
            <w:lang w:val="en-US"/>
          </w:rPr>
          <w:t xml:space="preserve"> </w:t>
        </w:r>
      </w:ins>
      <w:ins w:id="1268" w:author="果果兔出没" w:date="2024-11-11T15:19:56Z">
        <w:r>
          <w:rPr>
            <w:rFonts w:hint="default"/>
            <w:color w:val="404040"/>
            <w:lang w:val="en-US"/>
          </w:rPr>
          <w:t>Fl</w:t>
        </w:r>
      </w:ins>
      <w:ins w:id="1269" w:author="果果兔出没" w:date="2024-11-11T15:19:57Z">
        <w:r>
          <w:rPr>
            <w:rFonts w:hint="default"/>
            <w:color w:val="404040"/>
            <w:lang w:val="en-US"/>
          </w:rPr>
          <w:t>uent</w:t>
        </w:r>
      </w:ins>
      <w:ins w:id="1270" w:author="果果兔出没" w:date="2024-11-11T15:19:58Z">
        <w:r>
          <w:rPr>
            <w:rFonts w:hint="default"/>
            <w:color w:val="404040"/>
            <w:lang w:val="en-US"/>
          </w:rPr>
          <w:t>)</w:t>
        </w:r>
      </w:ins>
      <w:r>
        <w:rPr>
          <w:color w:val="404040"/>
        </w:rPr>
        <w:t xml:space="preserve">, </w:t>
      </w:r>
      <w:del w:id="1271" w:author="果果兔出没" w:date="2024-11-11T15:20:17Z">
        <w:r>
          <w:rPr>
            <w:color w:val="404040"/>
          </w:rPr>
          <w:delText>Intermediate in</w:delText>
        </w:r>
      </w:del>
      <w:del w:id="1272" w:author="果果兔出没" w:date="2024-11-11T15:20:17Z">
        <w:r>
          <w:rPr>
            <w:color w:val="404040"/>
            <w:spacing w:val="8"/>
          </w:rPr>
          <w:delText xml:space="preserve"> </w:delText>
        </w:r>
      </w:del>
      <w:r>
        <w:rPr>
          <w:color w:val="404040"/>
        </w:rPr>
        <w:t>C</w:t>
      </w:r>
      <w:r>
        <w:rPr>
          <w:color w:val="404040"/>
          <w:spacing w:val="-1"/>
        </w:rPr>
        <w:t>antonese</w:t>
      </w:r>
      <w:ins w:id="1273" w:author="果果兔出没" w:date="2024-11-11T15:20:19Z">
        <w:r>
          <w:rPr>
            <w:rFonts w:hint="default"/>
            <w:color w:val="404040"/>
            <w:spacing w:val="-1"/>
            <w:lang w:val="en-US"/>
          </w:rPr>
          <w:t xml:space="preserve"> (</w:t>
        </w:r>
      </w:ins>
      <w:ins w:id="1274" w:author="果果兔出没" w:date="2024-11-11T15:20:20Z">
        <w:r>
          <w:rPr>
            <w:color w:val="404040"/>
          </w:rPr>
          <w:t>Intermediate</w:t>
        </w:r>
      </w:ins>
      <w:ins w:id="1275" w:author="果果兔出没" w:date="2024-11-11T15:20:21Z">
        <w:r>
          <w:rPr>
            <w:rFonts w:hint="default"/>
            <w:color w:val="404040"/>
            <w:lang w:val="en-US"/>
          </w:rPr>
          <w:t>)</w:t>
        </w:r>
      </w:ins>
      <w:r>
        <w:rPr>
          <w:color w:val="404040"/>
          <w:spacing w:val="-1"/>
        </w:rPr>
        <w:t>.</w:t>
      </w:r>
    </w:p>
    <w:p>
      <w:pPr>
        <w:pStyle w:val="2"/>
        <w:spacing w:before="33" w:after="0" w:afterLines="501" w:afterAutospacing="0" w:line="214" w:lineRule="auto"/>
        <w:rPr>
          <w:del w:id="1277" w:author="果果兔出没" w:date="2024-11-10T21:18:13Z"/>
        </w:rPr>
        <w:pPrChange w:id="1276" w:author="果果兔出没" w:date="2024-11-12T15:10:27Z">
          <w:pPr>
            <w:pStyle w:val="2"/>
            <w:spacing w:before="33" w:after="0" w:afterLines="501" w:afterAutospacing="0" w:line="192" w:lineRule="auto"/>
          </w:pPr>
        </w:pPrChange>
      </w:pPr>
      <w:del w:id="1278" w:author="果果兔出没" w:date="2024-11-10T21:18:13Z">
        <w:r>
          <w:rPr>
            <w:b/>
            <w:bCs/>
            <w:color w:val="404040"/>
            <w:spacing w:val="-5"/>
          </w:rPr>
          <w:delText xml:space="preserve">Supervisor: </w:delText>
        </w:r>
      </w:del>
      <w:del w:id="1279" w:author="果果兔出没" w:date="2024-11-10T21:18:13Z">
        <w:r>
          <w:rPr>
            <w:color w:val="404040"/>
            <w:spacing w:val="-5"/>
          </w:rPr>
          <w:delText>Michael R. Lyu</w:delText>
        </w:r>
      </w:del>
    </w:p>
    <w:p>
      <w:pPr>
        <w:pStyle w:val="2"/>
        <w:spacing w:before="146" w:after="0" w:afterLines="501" w:afterAutospacing="0" w:line="214" w:lineRule="auto"/>
        <w:ind w:right="2449"/>
        <w:rPr>
          <w:del w:id="1281" w:author="果果兔出没" w:date="2024-11-10T21:18:13Z"/>
        </w:rPr>
        <w:pPrChange w:id="1280" w:author="果果兔出没" w:date="2024-11-12T15:10:27Z">
          <w:pPr>
            <w:pStyle w:val="2"/>
            <w:spacing w:before="146" w:after="0" w:afterLines="501" w:afterAutospacing="0" w:line="334" w:lineRule="auto"/>
            <w:ind w:right="2449"/>
          </w:pPr>
        </w:pPrChange>
      </w:pPr>
      <w:del w:id="1282" w:author="果果兔出没" w:date="2024-11-10T21:18:13Z">
        <w:r>
          <w:rPr>
            <w:b/>
            <w:bCs/>
            <w:color w:val="404040"/>
            <w:spacing w:val="-4"/>
          </w:rPr>
          <w:delText xml:space="preserve">Research Topic: </w:delText>
        </w:r>
      </w:del>
      <w:del w:id="1283" w:author="果果兔出没" w:date="2024-11-10T21:18:13Z">
        <w:r>
          <w:rPr>
            <w:color w:val="404040"/>
            <w:spacing w:val="-4"/>
          </w:rPr>
          <w:delText>Evaluate the Memorization Difficulty of</w:delText>
        </w:r>
      </w:del>
      <w:del w:id="1284" w:author="果果兔出没" w:date="2024-11-10T21:18:13Z">
        <w:r>
          <w:rPr>
            <w:color w:val="404040"/>
            <w:spacing w:val="-23"/>
          </w:rPr>
          <w:delText xml:space="preserve"> </w:delText>
        </w:r>
      </w:del>
      <w:del w:id="1285" w:author="果果兔出没" w:date="2024-11-10T21:18:13Z">
        <w:r>
          <w:rPr>
            <w:color w:val="404040"/>
            <w:spacing w:val="-4"/>
          </w:rPr>
          <w:delText>Data in Large Language Models</w:delText>
        </w:r>
      </w:del>
      <w:del w:id="1286" w:author="果果兔出没" w:date="2024-11-10T21:18:13Z">
        <w:r>
          <w:rPr>
            <w:color w:val="404040"/>
          </w:rPr>
          <w:delText xml:space="preserve"> </w:delText>
        </w:r>
      </w:del>
      <w:del w:id="1287" w:author="果果兔出没" w:date="2024-11-10T21:18:13Z">
        <w:r>
          <w:rPr>
            <w:b/>
            <w:bCs/>
            <w:color w:val="404040"/>
            <w:spacing w:val="-1"/>
          </w:rPr>
          <w:delText>My Duties:</w:delText>
        </w:r>
      </w:del>
    </w:p>
    <w:p>
      <w:pPr>
        <w:pStyle w:val="2"/>
        <w:spacing w:before="45" w:after="0" w:afterLines="501" w:afterAutospacing="0" w:line="214" w:lineRule="auto"/>
        <w:ind w:right="396"/>
        <w:rPr>
          <w:del w:id="1289" w:author="果果兔出没" w:date="2024-11-10T21:18:13Z"/>
        </w:rPr>
        <w:pPrChange w:id="1288" w:author="果果兔出没" w:date="2024-11-12T15:10:27Z">
          <w:pPr>
            <w:pStyle w:val="2"/>
            <w:spacing w:before="45" w:after="0" w:afterLines="501" w:afterAutospacing="0" w:line="277" w:lineRule="auto"/>
            <w:ind w:right="396"/>
          </w:pPr>
        </w:pPrChange>
      </w:pPr>
      <w:del w:id="1290" w:author="果果兔出没" w:date="2024-11-10T21:18:13Z">
        <w:r>
          <w:rPr>
            <w:color w:val="404040"/>
            <w:spacing w:val="-3"/>
          </w:rPr>
          <w:delText>•</w:delText>
        </w:r>
      </w:del>
      <w:del w:id="1291" w:author="果果兔出没" w:date="2024-11-10T21:18:13Z">
        <w:r>
          <w:rPr>
            <w:color w:val="404040"/>
            <w:spacing w:val="37"/>
          </w:rPr>
          <w:delText xml:space="preserve"> </w:delText>
        </w:r>
      </w:del>
      <w:del w:id="1292" w:author="果果兔出没" w:date="2024-11-10T21:18:13Z">
        <w:r>
          <w:rPr>
            <w:color w:val="404040"/>
            <w:spacing w:val="-3"/>
          </w:rPr>
          <w:delText>Responsible for co</w:delText>
        </w:r>
      </w:del>
      <w:del w:id="1293" w:author="果果兔出没" w:date="2024-11-10T21:18:13Z">
        <w:r>
          <w:rPr>
            <w:color w:val="404040"/>
            <w:spacing w:val="-4"/>
          </w:rPr>
          <w:delText>mprehensive</w:delText>
        </w:r>
      </w:del>
      <w:del w:id="1294" w:author="果果兔出没" w:date="2024-11-10T21:18:13Z">
        <w:r>
          <w:rPr>
            <w:color w:val="404040"/>
            <w:spacing w:val="-11"/>
          </w:rPr>
          <w:delText xml:space="preserve"> </w:delText>
        </w:r>
      </w:del>
      <w:del w:id="1295" w:author="果果兔出没" w:date="2024-11-10T21:18:13Z">
        <w:r>
          <w:rPr>
            <w:color w:val="404040"/>
            <w:spacing w:val="-4"/>
          </w:rPr>
          <w:delText>preprocessing of</w:delText>
        </w:r>
      </w:del>
      <w:del w:id="1296" w:author="果果兔出没" w:date="2024-11-10T21:18:13Z">
        <w:r>
          <w:rPr>
            <w:color w:val="404040"/>
            <w:spacing w:val="-25"/>
          </w:rPr>
          <w:delText xml:space="preserve"> </w:delText>
        </w:r>
      </w:del>
      <w:del w:id="1297" w:author="果果兔出没" w:date="2024-11-10T21:18:13Z">
        <w:r>
          <w:rPr>
            <w:color w:val="404040"/>
            <w:spacing w:val="-4"/>
          </w:rPr>
          <w:delText>the open-source Dolma dataset, selecting and organizing data that meets</w:delText>
        </w:r>
      </w:del>
      <w:del w:id="1298" w:author="果果兔出没" w:date="2024-11-10T21:18:13Z">
        <w:r>
          <w:rPr>
            <w:color w:val="404040"/>
          </w:rPr>
          <w:delText xml:space="preserve"> </w:delText>
        </w:r>
      </w:del>
      <w:del w:id="1299" w:author="果果兔出没" w:date="2024-11-10T21:18:13Z">
        <w:r>
          <w:rPr>
            <w:color w:val="404040"/>
            <w:spacing w:val="-3"/>
          </w:rPr>
          <w:delText>research requirements to s</w:delText>
        </w:r>
      </w:del>
      <w:del w:id="1300" w:author="果果兔出没" w:date="2024-11-10T21:18:13Z">
        <w:r>
          <w:rPr>
            <w:color w:val="404040"/>
            <w:spacing w:val="-4"/>
          </w:rPr>
          <w:delText>upport the inference analysis of</w:delText>
        </w:r>
      </w:del>
      <w:del w:id="1301" w:author="果果兔出没" w:date="2024-11-10T21:18:13Z">
        <w:r>
          <w:rPr>
            <w:color w:val="404040"/>
            <w:spacing w:val="-26"/>
          </w:rPr>
          <w:delText xml:space="preserve"> </w:delText>
        </w:r>
      </w:del>
      <w:del w:id="1302" w:author="果果兔出没" w:date="2024-11-10T21:18:13Z">
        <w:r>
          <w:rPr>
            <w:color w:val="404040"/>
            <w:spacing w:val="-4"/>
          </w:rPr>
          <w:delText>the OLMo model;</w:delText>
        </w:r>
      </w:del>
    </w:p>
    <w:p>
      <w:pPr>
        <w:pStyle w:val="2"/>
        <w:spacing w:before="146" w:after="0" w:afterLines="501" w:afterAutospacing="0" w:line="214" w:lineRule="auto"/>
        <w:rPr>
          <w:del w:id="1304" w:author="果果兔出没" w:date="2024-11-10T21:18:13Z"/>
        </w:rPr>
        <w:pPrChange w:id="1303" w:author="果果兔出没" w:date="2024-11-12T15:10:27Z">
          <w:pPr>
            <w:pStyle w:val="2"/>
            <w:spacing w:before="146" w:after="0" w:afterLines="501" w:afterAutospacing="0" w:line="192" w:lineRule="auto"/>
          </w:pPr>
        </w:pPrChange>
      </w:pPr>
      <w:del w:id="1305" w:author="果果兔出没" w:date="2024-11-10T21:18:13Z">
        <w:r>
          <w:rPr>
            <w:color w:val="404040"/>
            <w:spacing w:val="-4"/>
          </w:rPr>
          <w:delText>•</w:delText>
        </w:r>
      </w:del>
      <w:del w:id="1306" w:author="果果兔出没" w:date="2024-11-10T21:18:13Z">
        <w:r>
          <w:rPr>
            <w:color w:val="404040"/>
            <w:spacing w:val="41"/>
          </w:rPr>
          <w:delText xml:space="preserve"> </w:delText>
        </w:r>
      </w:del>
      <w:del w:id="1307" w:author="果果兔出没" w:date="2024-11-10T21:18:13Z">
        <w:r>
          <w:rPr>
            <w:color w:val="404040"/>
            <w:spacing w:val="-4"/>
          </w:rPr>
          <w:delText>Conducted inference analysis using the OLMo model, systematically evaluating its memory</w:delText>
        </w:r>
      </w:del>
      <w:del w:id="1308" w:author="果果兔出没" w:date="2024-11-10T21:18:13Z">
        <w:r>
          <w:rPr>
            <w:color w:val="404040"/>
            <w:spacing w:val="-11"/>
          </w:rPr>
          <w:delText xml:space="preserve"> </w:delText>
        </w:r>
      </w:del>
      <w:del w:id="1309" w:author="果果兔出没" w:date="2024-11-10T21:18:13Z">
        <w:r>
          <w:rPr>
            <w:color w:val="404040"/>
            <w:spacing w:val="-4"/>
          </w:rPr>
          <w:delText>phenomena;</w:delText>
        </w:r>
      </w:del>
    </w:p>
    <w:p>
      <w:pPr>
        <w:pStyle w:val="2"/>
        <w:spacing w:before="146" w:after="0" w:afterLines="501" w:afterAutospacing="0" w:line="214" w:lineRule="auto"/>
        <w:ind w:right="387"/>
        <w:rPr>
          <w:del w:id="1311" w:author="果果兔出没" w:date="2024-11-10T21:18:13Z"/>
        </w:rPr>
        <w:pPrChange w:id="1310" w:author="果果兔出没" w:date="2024-11-12T15:10:27Z">
          <w:pPr>
            <w:pStyle w:val="2"/>
            <w:spacing w:before="146" w:after="0" w:afterLines="501" w:afterAutospacing="0" w:line="277" w:lineRule="auto"/>
            <w:ind w:right="387"/>
          </w:pPr>
        </w:pPrChange>
      </w:pPr>
      <w:del w:id="1312" w:author="果果兔出没" w:date="2024-11-10T21:18:13Z">
        <w:r>
          <w:rPr>
            <w:color w:val="404040"/>
            <w:spacing w:val="-4"/>
          </w:rPr>
          <w:delText>•</w:delText>
        </w:r>
      </w:del>
      <w:del w:id="1313" w:author="果果兔出没" w:date="2024-11-10T21:18:13Z">
        <w:r>
          <w:rPr>
            <w:color w:val="404040"/>
            <w:spacing w:val="38"/>
          </w:rPr>
          <w:delText xml:space="preserve"> </w:delText>
        </w:r>
      </w:del>
      <w:del w:id="1314" w:author="果果兔出没" w:date="2024-11-10T21:18:13Z">
        <w:r>
          <w:rPr>
            <w:color w:val="404040"/>
            <w:spacing w:val="-4"/>
          </w:rPr>
          <w:delText>Established and quantified core metrics for assessing memory difficulty</w:delText>
        </w:r>
      </w:del>
      <w:del w:id="1315" w:author="果果兔出没" w:date="2024-11-10T21:18:13Z">
        <w:r>
          <w:rPr>
            <w:color w:val="404040"/>
            <w:spacing w:val="-5"/>
          </w:rPr>
          <w:delText>, including Perplexity, Entropy, and Memorization</w:delText>
        </w:r>
      </w:del>
      <w:del w:id="1316" w:author="果果兔出没" w:date="2024-11-10T21:18:13Z">
        <w:r>
          <w:rPr>
            <w:color w:val="404040"/>
          </w:rPr>
          <w:delText xml:space="preserve"> </w:delText>
        </w:r>
      </w:del>
      <w:del w:id="1317" w:author="果果兔出没" w:date="2024-11-10T21:18:13Z">
        <w:r>
          <w:rPr>
            <w:color w:val="404040"/>
            <w:spacing w:val="-4"/>
          </w:rPr>
          <w:delText>Rate, and conducted in-depth data analysis to reveal underlying trends;</w:delText>
        </w:r>
      </w:del>
    </w:p>
    <w:p>
      <w:pPr>
        <w:pStyle w:val="2"/>
        <w:spacing w:before="146" w:after="0" w:afterLines="501" w:afterAutospacing="0" w:line="214" w:lineRule="auto"/>
        <w:ind w:right="456"/>
        <w:rPr>
          <w:del w:id="1319" w:author="果果兔出没" w:date="2024-11-10T21:18:13Z"/>
        </w:rPr>
        <w:pPrChange w:id="1318" w:author="果果兔出没" w:date="2024-11-12T15:10:27Z">
          <w:pPr>
            <w:pStyle w:val="2"/>
            <w:spacing w:before="146" w:after="0" w:afterLines="501" w:afterAutospacing="0" w:line="277" w:lineRule="auto"/>
            <w:ind w:right="456"/>
          </w:pPr>
        </w:pPrChange>
      </w:pPr>
      <w:del w:id="1320" w:author="果果兔出没" w:date="2024-11-10T21:18:13Z">
        <w:r>
          <w:rPr>
            <w:color w:val="404040"/>
            <w:spacing w:val="-4"/>
          </w:rPr>
          <w:delText>•</w:delText>
        </w:r>
      </w:del>
      <w:del w:id="1321" w:author="果果兔出没" w:date="2024-11-10T21:18:13Z">
        <w:r>
          <w:rPr>
            <w:color w:val="404040"/>
            <w:spacing w:val="54"/>
            <w:w w:val="102"/>
          </w:rPr>
          <w:delText xml:space="preserve"> </w:delText>
        </w:r>
      </w:del>
      <w:del w:id="1322" w:author="果果兔出没" w:date="2024-11-10T21:18:13Z">
        <w:r>
          <w:rPr>
            <w:color w:val="404040"/>
            <w:spacing w:val="-4"/>
          </w:rPr>
          <w:delText>Designed experiments to explore the impact of</w:delText>
        </w:r>
      </w:del>
      <w:del w:id="1323" w:author="果果兔出没" w:date="2024-11-10T21:18:13Z">
        <w:r>
          <w:rPr>
            <w:color w:val="404040"/>
            <w:spacing w:val="-31"/>
          </w:rPr>
          <w:delText xml:space="preserve"> </w:delText>
        </w:r>
      </w:del>
      <w:del w:id="1324" w:author="果果兔出没" w:date="2024-11-10T21:18:13Z">
        <w:r>
          <w:rPr>
            <w:color w:val="404040"/>
            <w:spacing w:val="-4"/>
          </w:rPr>
          <w:delText>prompt length and data type on memorization rate and wrote the research</w:delText>
        </w:r>
      </w:del>
      <w:del w:id="1325" w:author="果果兔出没" w:date="2024-11-10T21:18:13Z">
        <w:r>
          <w:rPr>
            <w:color w:val="404040"/>
          </w:rPr>
          <w:delText xml:space="preserve"> </w:delText>
        </w:r>
      </w:del>
      <w:del w:id="1326" w:author="果果兔出没" w:date="2024-11-10T21:18:13Z">
        <w:r>
          <w:rPr>
            <w:color w:val="404040"/>
            <w:spacing w:val="-4"/>
          </w:rPr>
          <w:delText>report.</w:delText>
        </w:r>
      </w:del>
    </w:p>
    <w:p>
      <w:pPr>
        <w:pStyle w:val="2"/>
        <w:spacing w:before="153" w:after="0" w:afterLines="501" w:afterAutospacing="0" w:line="214" w:lineRule="auto"/>
        <w:ind w:right="1922"/>
        <w:rPr>
          <w:del w:id="1328" w:author="果果兔出没" w:date="2024-11-10T21:18:13Z"/>
        </w:rPr>
        <w:pPrChange w:id="1327" w:author="果果兔出没" w:date="2024-11-12T15:10:27Z">
          <w:pPr>
            <w:pStyle w:val="2"/>
            <w:spacing w:before="153" w:after="0" w:afterLines="501" w:afterAutospacing="0" w:line="274" w:lineRule="auto"/>
            <w:ind w:right="1922"/>
          </w:pPr>
        </w:pPrChange>
      </w:pPr>
      <w:del w:id="1329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12" name="IM 1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IM 1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331" w:author="果果兔出没" w:date="2024-11-10T21:18:13Z">
        <w:r>
          <w:rPr>
            <w:b/>
            <w:bCs/>
            <w:color w:val="404040"/>
            <w:spacing w:val="11"/>
            <w:w w:val="102"/>
          </w:rPr>
          <w:delText xml:space="preserve">   </w:delText>
        </w:r>
      </w:del>
      <w:del w:id="1332" w:author="果果兔出没" w:date="2024-11-10T21:18:13Z">
        <w:r>
          <w:rPr>
            <w:b/>
            <w:bCs/>
            <w:color w:val="404040"/>
            <w:spacing w:val="-3"/>
          </w:rPr>
          <w:delText>02/2024-03/2024     Introd</w:delText>
        </w:r>
      </w:del>
      <w:del w:id="1333" w:author="果果兔出没" w:date="2024-11-10T21:18:13Z">
        <w:r>
          <w:rPr>
            <w:b/>
            <w:bCs/>
            <w:color w:val="404040"/>
            <w:spacing w:val="-4"/>
          </w:rPr>
          <w:delText>uction to Neuroengineering and Brain-Computer Interfaces Online Research Seminar</w:delText>
        </w:r>
      </w:del>
      <w:del w:id="1334" w:author="果果兔出没" w:date="2024-11-10T21:18:13Z">
        <w:r>
          <w:rPr>
            <w:b/>
            <w:bCs/>
            <w:color w:val="404040"/>
          </w:rPr>
          <w:delText xml:space="preserve"> Supervisor: </w:delText>
        </w:r>
      </w:del>
      <w:del w:id="1335" w:author="果果兔出没" w:date="2024-11-10T21:18:13Z">
        <w:r>
          <w:rPr>
            <w:color w:val="404040"/>
          </w:rPr>
          <w:delText>Prof. Dej</w:delText>
        </w:r>
      </w:del>
      <w:del w:id="1336" w:author="果果兔出没" w:date="2024-11-10T21:18:13Z">
        <w:r>
          <w:rPr>
            <w:color w:val="404040"/>
            <w:spacing w:val="-1"/>
          </w:rPr>
          <w:delText>an Marković</w:delText>
        </w:r>
      </w:del>
    </w:p>
    <w:p>
      <w:pPr>
        <w:pStyle w:val="2"/>
        <w:spacing w:before="148" w:after="0" w:afterLines="501" w:afterAutospacing="0" w:line="214" w:lineRule="auto"/>
        <w:ind w:right="2080"/>
        <w:rPr>
          <w:del w:id="1338" w:author="果果兔出没" w:date="2024-11-10T21:18:13Z"/>
        </w:rPr>
        <w:pPrChange w:id="1337" w:author="果果兔出没" w:date="2024-11-12T15:10:27Z">
          <w:pPr>
            <w:pStyle w:val="2"/>
            <w:spacing w:before="148" w:after="0" w:afterLines="501" w:afterAutospacing="0" w:line="334" w:lineRule="auto"/>
            <w:ind w:right="2080"/>
          </w:pPr>
        </w:pPrChange>
      </w:pPr>
      <w:del w:id="1339" w:author="果果兔出没" w:date="2024-11-10T21:18:13Z">
        <w:r>
          <w:rPr>
            <w:b/>
            <w:bCs/>
            <w:color w:val="404040"/>
            <w:spacing w:val="-3"/>
          </w:rPr>
          <w:delText xml:space="preserve">Research Topic: </w:delText>
        </w:r>
      </w:del>
      <w:del w:id="1340" w:author="果果兔出没" w:date="2024-11-10T21:18:13Z">
        <w:r>
          <w:rPr>
            <w:color w:val="404040"/>
            <w:spacing w:val="-3"/>
          </w:rPr>
          <w:delText>Prediction of</w:delText>
        </w:r>
      </w:del>
      <w:del w:id="1341" w:author="果果兔出没" w:date="2024-11-10T21:18:13Z">
        <w:r>
          <w:rPr>
            <w:color w:val="404040"/>
            <w:spacing w:val="-23"/>
          </w:rPr>
          <w:delText xml:space="preserve"> </w:delText>
        </w:r>
      </w:del>
      <w:del w:id="1342" w:author="果果兔出没" w:date="2024-11-10T21:18:13Z">
        <w:r>
          <w:rPr>
            <w:color w:val="404040"/>
            <w:spacing w:val="-3"/>
          </w:rPr>
          <w:delText>EEG signal disease onset</w:delText>
        </w:r>
      </w:del>
      <w:del w:id="1343" w:author="果果兔出没" w:date="2024-11-10T21:18:13Z">
        <w:r>
          <w:rPr>
            <w:color w:val="404040"/>
            <w:spacing w:val="-9"/>
          </w:rPr>
          <w:delText xml:space="preserve"> </w:delText>
        </w:r>
      </w:del>
      <w:del w:id="1344" w:author="果果兔出没" w:date="2024-11-10T21:18:13Z">
        <w:r>
          <w:rPr>
            <w:color w:val="404040"/>
            <w:spacing w:val="-3"/>
          </w:rPr>
          <w:delText>based on independent ear-EEG device</w:delText>
        </w:r>
      </w:del>
      <w:del w:id="1345" w:author="果果兔出没" w:date="2024-11-10T21:18:13Z">
        <w:r>
          <w:rPr>
            <w:color w:val="404040"/>
          </w:rPr>
          <w:delText xml:space="preserve"> </w:delText>
        </w:r>
      </w:del>
      <w:del w:id="1346" w:author="果果兔出没" w:date="2024-11-10T21:18:13Z">
        <w:r>
          <w:rPr>
            <w:b/>
            <w:bCs/>
            <w:color w:val="404040"/>
            <w:spacing w:val="-1"/>
          </w:rPr>
          <w:delText>My Duties:</w:delText>
        </w:r>
      </w:del>
    </w:p>
    <w:p>
      <w:pPr>
        <w:pStyle w:val="2"/>
        <w:spacing w:before="44" w:after="0" w:afterLines="501" w:afterAutospacing="0" w:line="214" w:lineRule="auto"/>
        <w:rPr>
          <w:del w:id="1348" w:author="果果兔出没" w:date="2024-11-10T21:18:13Z"/>
        </w:rPr>
        <w:pPrChange w:id="1347" w:author="果果兔出没" w:date="2024-11-12T15:10:27Z">
          <w:pPr>
            <w:pStyle w:val="2"/>
            <w:spacing w:before="44" w:after="0" w:afterLines="501" w:afterAutospacing="0" w:line="192" w:lineRule="auto"/>
          </w:pPr>
        </w:pPrChange>
      </w:pPr>
      <w:del w:id="1349" w:author="果果兔出没" w:date="2024-11-10T21:18:13Z">
        <w:r>
          <w:rPr/>
          <w:delText>•</w:delText>
        </w:r>
      </w:del>
      <w:del w:id="1350" w:author="果果兔出没" w:date="2024-11-10T21:18:13Z">
        <w:r>
          <w:rPr>
            <w:spacing w:val="35"/>
          </w:rPr>
          <w:delText xml:space="preserve"> </w:delText>
        </w:r>
      </w:del>
      <w:del w:id="1351" w:author="果果兔出没" w:date="2024-11-10T21:18:13Z">
        <w:r>
          <w:rPr/>
          <w:delText>Used the</w:delText>
        </w:r>
      </w:del>
      <w:del w:id="1352" w:author="果果兔出没" w:date="2024-11-10T21:18:13Z">
        <w:r>
          <w:rPr>
            <w:spacing w:val="11"/>
          </w:rPr>
          <w:delText xml:space="preserve"> </w:delText>
        </w:r>
      </w:del>
      <w:del w:id="1353" w:author="果果兔出没" w:date="2024-11-10T21:18:13Z">
        <w:r>
          <w:rPr/>
          <w:delText>Standard</w:delText>
        </w:r>
      </w:del>
      <w:del w:id="1354" w:author="果果兔出没" w:date="2024-11-10T21:18:13Z">
        <w:r>
          <w:rPr>
            <w:spacing w:val="12"/>
          </w:rPr>
          <w:delText xml:space="preserve"> </w:delText>
        </w:r>
      </w:del>
      <w:del w:id="1355" w:author="果果兔出没" w:date="2024-11-10T21:18:13Z">
        <w:r>
          <w:rPr/>
          <w:delText>Scaler for data preprocessing</w:delText>
        </w:r>
      </w:del>
      <w:del w:id="1356" w:author="果果兔出没" w:date="2024-11-10T21:18:13Z">
        <w:r>
          <w:rPr>
            <w:spacing w:val="-1"/>
          </w:rPr>
          <w:delText xml:space="preserve"> to ensure dataset standardization;</w:delText>
        </w:r>
      </w:del>
    </w:p>
    <w:p>
      <w:pPr>
        <w:pStyle w:val="2"/>
        <w:spacing w:before="147" w:after="0" w:afterLines="501" w:afterAutospacing="0" w:line="214" w:lineRule="auto"/>
        <w:ind w:right="291"/>
        <w:rPr>
          <w:del w:id="1358" w:author="果果兔出没" w:date="2024-11-10T21:18:13Z"/>
        </w:rPr>
        <w:pPrChange w:id="1357" w:author="果果兔出没" w:date="2024-11-12T15:10:27Z">
          <w:pPr>
            <w:pStyle w:val="2"/>
            <w:spacing w:before="147" w:after="0" w:afterLines="501" w:afterAutospacing="0" w:line="277" w:lineRule="auto"/>
            <w:ind w:right="291"/>
          </w:pPr>
        </w:pPrChange>
      </w:pPr>
      <w:del w:id="1359" w:author="果果兔出没" w:date="2024-11-10T21:18:13Z">
        <w:r>
          <w:rPr/>
          <w:delText>•</w:delText>
        </w:r>
      </w:del>
      <w:del w:id="1360" w:author="果果兔出没" w:date="2024-11-10T21:18:13Z">
        <w:r>
          <w:rPr>
            <w:spacing w:val="37"/>
            <w:w w:val="101"/>
          </w:rPr>
          <w:delText xml:space="preserve"> </w:delText>
        </w:r>
      </w:del>
      <w:del w:id="1361" w:author="果果兔出没" w:date="2024-11-10T21:18:13Z">
        <w:r>
          <w:rPr/>
          <w:delText>Responsible for designing prediction models and programming for lo</w:delText>
        </w:r>
      </w:del>
      <w:del w:id="1362" w:author="果果兔出没" w:date="2024-11-10T21:18:13Z">
        <w:r>
          <w:rPr>
            <w:spacing w:val="-1"/>
          </w:rPr>
          <w:delText>gistic regression model,</w:delText>
        </w:r>
      </w:del>
      <w:del w:id="1363" w:author="果果兔出没" w:date="2024-11-10T21:18:13Z">
        <w:r>
          <w:rPr>
            <w:spacing w:val="7"/>
          </w:rPr>
          <w:delText xml:space="preserve"> </w:delText>
        </w:r>
      </w:del>
      <w:del w:id="1364" w:author="果果兔出没" w:date="2024-11-10T21:18:13Z">
        <w:r>
          <w:rPr>
            <w:spacing w:val="-1"/>
          </w:rPr>
          <w:delText>decision</w:delText>
        </w:r>
      </w:del>
      <w:del w:id="1365" w:author="果果兔出没" w:date="2024-11-10T21:18:13Z">
        <w:r>
          <w:rPr>
            <w:spacing w:val="3"/>
          </w:rPr>
          <w:delText xml:space="preserve"> </w:delText>
        </w:r>
      </w:del>
      <w:del w:id="1366" w:author="果果兔出没" w:date="2024-11-10T21:18:13Z">
        <w:r>
          <w:rPr>
            <w:spacing w:val="-1"/>
          </w:rPr>
          <w:delText>tree</w:delText>
        </w:r>
      </w:del>
      <w:del w:id="1367" w:author="果果兔出没" w:date="2024-11-10T21:18:13Z">
        <w:r>
          <w:rPr>
            <w:spacing w:val="5"/>
          </w:rPr>
          <w:delText xml:space="preserve"> </w:delText>
        </w:r>
      </w:del>
      <w:del w:id="1368" w:author="果果兔出没" w:date="2024-11-10T21:18:13Z">
        <w:r>
          <w:rPr>
            <w:spacing w:val="-1"/>
          </w:rPr>
          <w:delText>classifier,</w:delText>
        </w:r>
      </w:del>
      <w:del w:id="1369" w:author="果果兔出没" w:date="2024-11-10T21:18:13Z">
        <w:r>
          <w:rPr/>
          <w:delText xml:space="preserve"> </w:delText>
        </w:r>
      </w:del>
      <w:del w:id="1370" w:author="果果兔出没" w:date="2024-11-10T21:18:13Z">
        <w:r>
          <w:rPr>
            <w:spacing w:val="-1"/>
          </w:rPr>
          <w:delText>and random forest algorithm.;</w:delText>
        </w:r>
      </w:del>
    </w:p>
    <w:p>
      <w:pPr>
        <w:pStyle w:val="2"/>
        <w:spacing w:before="147" w:after="0" w:afterLines="501" w:afterAutospacing="0" w:line="214" w:lineRule="auto"/>
        <w:rPr>
          <w:del w:id="1372" w:author="果果兔出没" w:date="2024-11-10T21:18:13Z"/>
        </w:rPr>
        <w:pPrChange w:id="1371" w:author="果果兔出没" w:date="2024-11-12T15:10:27Z">
          <w:pPr>
            <w:pStyle w:val="2"/>
            <w:spacing w:before="147" w:after="0" w:afterLines="501" w:afterAutospacing="0" w:line="192" w:lineRule="auto"/>
          </w:pPr>
        </w:pPrChange>
      </w:pPr>
      <w:del w:id="1373" w:author="果果兔出没" w:date="2024-11-10T21:18:13Z">
        <w:r>
          <w:rPr/>
          <w:delText>•</w:delText>
        </w:r>
      </w:del>
      <w:del w:id="1374" w:author="果果兔出没" w:date="2024-11-10T21:18:13Z">
        <w:r>
          <w:rPr>
            <w:spacing w:val="36"/>
          </w:rPr>
          <w:delText xml:space="preserve"> </w:delText>
        </w:r>
      </w:del>
      <w:del w:id="1375" w:author="果果兔出没" w:date="2024-11-10T21:18:13Z">
        <w:r>
          <w:rPr/>
          <w:delText>Wrote confusion matrix code to evaluate the accuracy and bias</w:delText>
        </w:r>
      </w:del>
      <w:del w:id="1376" w:author="果果兔出没" w:date="2024-11-10T21:18:13Z">
        <w:r>
          <w:rPr>
            <w:spacing w:val="5"/>
          </w:rPr>
          <w:delText xml:space="preserve"> </w:delText>
        </w:r>
      </w:del>
      <w:del w:id="1377" w:author="果果兔出没" w:date="2024-11-10T21:18:13Z">
        <w:r>
          <w:rPr/>
          <w:delText>of</w:delText>
        </w:r>
      </w:del>
      <w:del w:id="1378" w:author="果果兔出没" w:date="2024-11-10T21:18:13Z">
        <w:r>
          <w:rPr>
            <w:spacing w:val="-18"/>
          </w:rPr>
          <w:delText xml:space="preserve"> </w:delText>
        </w:r>
      </w:del>
      <w:del w:id="1379" w:author="果果兔出没" w:date="2024-11-10T21:18:13Z">
        <w:r>
          <w:rPr/>
          <w:delText>the predic</w:delText>
        </w:r>
      </w:del>
      <w:del w:id="1380" w:author="果果兔出没" w:date="2024-11-10T21:18:13Z">
        <w:r>
          <w:rPr>
            <w:spacing w:val="-1"/>
          </w:rPr>
          <w:delText>tive models;</w:delText>
        </w:r>
      </w:del>
    </w:p>
    <w:p>
      <w:pPr>
        <w:pStyle w:val="2"/>
        <w:spacing w:before="146" w:after="0" w:afterLines="501" w:afterAutospacing="0" w:line="214" w:lineRule="auto"/>
        <w:ind w:right="211"/>
        <w:rPr>
          <w:del w:id="1382" w:author="果果兔出没" w:date="2024-11-10T21:18:13Z"/>
        </w:rPr>
        <w:pPrChange w:id="1381" w:author="果果兔出没" w:date="2024-11-12T15:10:27Z">
          <w:pPr>
            <w:pStyle w:val="2"/>
            <w:spacing w:before="146" w:after="0" w:afterLines="501" w:afterAutospacing="0" w:line="282" w:lineRule="auto"/>
            <w:ind w:right="211"/>
          </w:pPr>
        </w:pPrChange>
      </w:pPr>
      <w:del w:id="1383" w:author="果果兔出没" w:date="2024-11-10T21:18:13Z">
        <w:r>
          <w:rPr/>
          <w:delText>•</w:delText>
        </w:r>
      </w:del>
      <w:del w:id="1384" w:author="果果兔出没" w:date="2024-11-10T21:18:13Z">
        <w:r>
          <w:rPr>
            <w:spacing w:val="35"/>
          </w:rPr>
          <w:delText xml:space="preserve"> </w:delText>
        </w:r>
      </w:del>
      <w:del w:id="1385" w:author="果果兔出没" w:date="2024-11-10T21:18:13Z">
        <w:r>
          <w:rPr/>
          <w:delText>As the group leader, organized team tasks, reported project meetings</w:delText>
        </w:r>
      </w:del>
      <w:del w:id="1386" w:author="果果兔出没" w:date="2024-11-10T21:18:13Z">
        <w:r>
          <w:rPr>
            <w:spacing w:val="-1"/>
          </w:rPr>
          <w:delText>, and</w:delText>
        </w:r>
      </w:del>
      <w:del w:id="1387" w:author="果果兔出没" w:date="2024-11-10T21:18:13Z">
        <w:r>
          <w:rPr>
            <w:spacing w:val="8"/>
          </w:rPr>
          <w:delText xml:space="preserve"> </w:delText>
        </w:r>
      </w:del>
      <w:del w:id="1388" w:author="果果兔出没" w:date="2024-11-10T21:18:13Z">
        <w:r>
          <w:rPr>
            <w:spacing w:val="-1"/>
          </w:rPr>
          <w:delText>facilitated technical</w:delText>
        </w:r>
      </w:del>
      <w:del w:id="1389" w:author="果果兔出没" w:date="2024-11-10T21:18:13Z">
        <w:r>
          <w:rPr>
            <w:spacing w:val="8"/>
          </w:rPr>
          <w:delText xml:space="preserve"> </w:delText>
        </w:r>
      </w:del>
      <w:del w:id="1390" w:author="果果兔出没" w:date="2024-11-10T21:18:13Z">
        <w:r>
          <w:rPr>
            <w:spacing w:val="-1"/>
          </w:rPr>
          <w:delText>exchanges</w:delText>
        </w:r>
      </w:del>
      <w:del w:id="1391" w:author="果果兔出没" w:date="2024-11-10T21:18:13Z">
        <w:r>
          <w:rPr>
            <w:spacing w:val="6"/>
          </w:rPr>
          <w:delText xml:space="preserve"> </w:delText>
        </w:r>
      </w:del>
      <w:del w:id="1392" w:author="果果兔出没" w:date="2024-11-10T21:18:13Z">
        <w:r>
          <w:rPr>
            <w:spacing w:val="-1"/>
          </w:rPr>
          <w:delText>among team</w:delText>
        </w:r>
      </w:del>
      <w:del w:id="1393" w:author="果果兔出没" w:date="2024-11-10T21:18:13Z">
        <w:r>
          <w:rPr/>
          <w:delText xml:space="preserve"> </w:delText>
        </w:r>
      </w:del>
      <w:del w:id="1394" w:author="果果兔出没" w:date="2024-11-10T21:18:13Z">
        <w:r>
          <w:rPr>
            <w:spacing w:val="-1"/>
          </w:rPr>
          <w:delText>members;</w:delText>
        </w:r>
      </w:del>
    </w:p>
    <w:p>
      <w:pPr>
        <w:pStyle w:val="2"/>
        <w:spacing w:before="138" w:after="0" w:afterLines="501" w:afterAutospacing="0" w:line="214" w:lineRule="auto"/>
        <w:rPr>
          <w:del w:id="1396" w:author="果果兔出没" w:date="2024-11-10T21:18:13Z"/>
        </w:rPr>
        <w:pPrChange w:id="1395" w:author="果果兔出没" w:date="2024-11-12T15:10:27Z">
          <w:pPr>
            <w:pStyle w:val="2"/>
            <w:spacing w:before="138" w:after="0" w:afterLines="501" w:afterAutospacing="0" w:line="192" w:lineRule="auto"/>
          </w:pPr>
        </w:pPrChange>
      </w:pPr>
      <w:del w:id="1397" w:author="果果兔出没" w:date="2024-11-10T21:18:13Z">
        <w:r>
          <w:rPr/>
          <w:delText>•</w:delText>
        </w:r>
      </w:del>
      <w:del w:id="1398" w:author="果果兔出没" w:date="2024-11-10T21:18:13Z">
        <w:r>
          <w:rPr>
            <w:spacing w:val="37"/>
          </w:rPr>
          <w:delText xml:space="preserve"> </w:delText>
        </w:r>
      </w:del>
      <w:del w:id="1399" w:author="果果兔出没" w:date="2024-11-10T21:18:13Z">
        <w:r>
          <w:rPr/>
          <w:delText>Responsible for writing the r</w:delText>
        </w:r>
      </w:del>
      <w:del w:id="1400" w:author="果果兔出没" w:date="2024-11-10T21:18:13Z">
        <w:r>
          <w:rPr>
            <w:spacing w:val="-1"/>
          </w:rPr>
          <w:delText>esearch report.</w:delText>
        </w:r>
      </w:del>
    </w:p>
    <w:p>
      <w:pPr>
        <w:pStyle w:val="2"/>
        <w:spacing w:before="145" w:after="0" w:afterLines="501" w:afterAutospacing="0" w:line="214" w:lineRule="auto"/>
        <w:ind w:right="5818"/>
        <w:rPr>
          <w:del w:id="1402" w:author="果果兔出没" w:date="2024-11-10T21:18:13Z"/>
        </w:rPr>
        <w:pPrChange w:id="1401" w:author="果果兔出没" w:date="2024-11-12T15:10:27Z">
          <w:pPr>
            <w:pStyle w:val="2"/>
            <w:spacing w:before="145" w:after="0" w:afterLines="501" w:afterAutospacing="0" w:line="279" w:lineRule="auto"/>
            <w:ind w:right="5818"/>
          </w:pPr>
        </w:pPrChange>
      </w:pPr>
      <w:del w:id="1403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77470" cy="78740"/>
              <wp:effectExtent l="0" t="0" r="0" b="0"/>
              <wp:docPr id="14" name="IM 1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IM 14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50" cy="788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405" w:author="果果兔出没" w:date="2024-11-10T21:18:13Z">
        <w:r>
          <w:rPr>
            <w:b/>
            <w:bCs/>
            <w:color w:val="404040"/>
            <w:spacing w:val="5"/>
          </w:rPr>
          <w:delText xml:space="preserve">   </w:delText>
        </w:r>
      </w:del>
      <w:del w:id="1406" w:author="果果兔出没" w:date="2024-11-10T21:18:13Z">
        <w:r>
          <w:rPr>
            <w:b/>
            <w:bCs/>
            <w:color w:val="404040"/>
            <w:spacing w:val="-3"/>
          </w:rPr>
          <w:delText>06/2023-09/2023     UG Summer Re</w:delText>
        </w:r>
      </w:del>
      <w:del w:id="1407" w:author="果果兔出没" w:date="2024-11-10T21:18:13Z">
        <w:r>
          <w:rPr>
            <w:b/>
            <w:bCs/>
            <w:color w:val="404040"/>
            <w:spacing w:val="-4"/>
          </w:rPr>
          <w:delText>search Internship 2023</w:delText>
        </w:r>
      </w:del>
      <w:del w:id="1408" w:author="果果兔出没" w:date="2024-11-10T21:18:13Z">
        <w:r>
          <w:rPr>
            <w:b/>
            <w:bCs/>
            <w:color w:val="404040"/>
          </w:rPr>
          <w:delText xml:space="preserve"> Supervisor: </w:delText>
        </w:r>
      </w:del>
      <w:del w:id="1409" w:author="果果兔出没" w:date="2024-11-10T21:18:13Z">
        <w:r>
          <w:rPr>
            <w:color w:val="404040"/>
          </w:rPr>
          <w:delText>Prof. Tsu</w:delText>
        </w:r>
      </w:del>
      <w:del w:id="1410" w:author="果果兔出没" w:date="2024-11-10T21:18:13Z">
        <w:r>
          <w:rPr>
            <w:color w:val="404040"/>
            <w:spacing w:val="-1"/>
          </w:rPr>
          <w:delText>ng-Yi Ho</w:delText>
        </w:r>
      </w:del>
    </w:p>
    <w:p>
      <w:pPr>
        <w:pStyle w:val="2"/>
        <w:spacing w:before="148" w:after="0" w:afterLines="501" w:afterAutospacing="0" w:line="214" w:lineRule="auto"/>
        <w:ind w:right="531"/>
        <w:rPr>
          <w:del w:id="1412" w:author="果果兔出没" w:date="2024-11-10T21:18:13Z"/>
        </w:rPr>
        <w:pPrChange w:id="1411" w:author="果果兔出没" w:date="2024-11-12T15:10:27Z">
          <w:pPr>
            <w:pStyle w:val="2"/>
            <w:spacing w:before="148" w:after="0" w:afterLines="501" w:afterAutospacing="0" w:line="334" w:lineRule="auto"/>
            <w:ind w:right="531"/>
          </w:pPr>
        </w:pPrChange>
      </w:pPr>
      <w:del w:id="1413" w:author="果果兔出没" w:date="2024-11-10T21:18:13Z">
        <w:r>
          <w:rPr>
            <w:b/>
            <w:bCs/>
            <w:color w:val="404040"/>
          </w:rPr>
          <w:delText xml:space="preserve">Research Topic: </w:delText>
        </w:r>
      </w:del>
      <w:del w:id="1414" w:author="果果兔出没" w:date="2024-11-10T21:18:13Z">
        <w:r>
          <w:rPr>
            <w:color w:val="404040"/>
          </w:rPr>
          <w:delText>Exploring Adversarial Attacks on Gender Recognition Deepface API</w:delText>
        </w:r>
      </w:del>
      <w:del w:id="1415" w:author="果果兔出没" w:date="2024-11-10T21:18:13Z">
        <w:r>
          <w:rPr>
            <w:color w:val="404040"/>
            <w:spacing w:val="-1"/>
          </w:rPr>
          <w:delText>: A</w:delText>
        </w:r>
      </w:del>
      <w:del w:id="1416" w:author="果果兔出没" w:date="2024-11-10T21:18:13Z">
        <w:r>
          <w:rPr>
            <w:color w:val="404040"/>
            <w:spacing w:val="4"/>
          </w:rPr>
          <w:delText xml:space="preserve"> </w:delText>
        </w:r>
      </w:del>
      <w:del w:id="1417" w:author="果果兔出没" w:date="2024-11-10T21:18:13Z">
        <w:r>
          <w:rPr>
            <w:color w:val="404040"/>
            <w:spacing w:val="-1"/>
          </w:rPr>
          <w:delText>Comprehensive</w:delText>
        </w:r>
      </w:del>
      <w:del w:id="1418" w:author="果果兔出没" w:date="2024-11-10T21:18:13Z">
        <w:r>
          <w:rPr>
            <w:color w:val="404040"/>
            <w:spacing w:val="11"/>
          </w:rPr>
          <w:delText xml:space="preserve"> </w:delText>
        </w:r>
      </w:del>
      <w:del w:id="1419" w:author="果果兔出没" w:date="2024-11-10T21:18:13Z">
        <w:r>
          <w:rPr>
            <w:color w:val="404040"/>
            <w:spacing w:val="-1"/>
          </w:rPr>
          <w:delText>Study</w:delText>
        </w:r>
      </w:del>
      <w:del w:id="1420" w:author="果果兔出没" w:date="2024-11-10T21:18:13Z">
        <w:r>
          <w:rPr>
            <w:color w:val="404040"/>
          </w:rPr>
          <w:delText xml:space="preserve"> </w:delText>
        </w:r>
      </w:del>
      <w:del w:id="1421" w:author="果果兔出没" w:date="2024-11-10T21:18:13Z">
        <w:r>
          <w:rPr>
            <w:b/>
            <w:bCs/>
            <w:color w:val="404040"/>
            <w:spacing w:val="-1"/>
          </w:rPr>
          <w:delText>My Duties:</w:delText>
        </w:r>
      </w:del>
    </w:p>
    <w:p>
      <w:pPr>
        <w:pStyle w:val="2"/>
        <w:spacing w:before="44" w:after="0" w:afterLines="501" w:afterAutospacing="0" w:line="214" w:lineRule="auto"/>
        <w:rPr>
          <w:del w:id="1423" w:author="果果兔出没" w:date="2024-11-10T21:18:13Z"/>
        </w:rPr>
        <w:pPrChange w:id="1422" w:author="果果兔出没" w:date="2024-11-12T15:10:27Z">
          <w:pPr>
            <w:pStyle w:val="2"/>
            <w:spacing w:before="44" w:after="0" w:afterLines="501" w:afterAutospacing="0" w:line="192" w:lineRule="auto"/>
          </w:pPr>
        </w:pPrChange>
      </w:pPr>
      <w:del w:id="1424" w:author="果果兔出没" w:date="2024-11-10T21:18:13Z">
        <w:r>
          <w:rPr/>
          <w:delText>•</w:delText>
        </w:r>
      </w:del>
      <w:del w:id="1425" w:author="果果兔出没" w:date="2024-11-10T21:18:13Z">
        <w:r>
          <w:rPr>
            <w:spacing w:val="40"/>
            <w:w w:val="102"/>
          </w:rPr>
          <w:delText xml:space="preserve"> </w:delText>
        </w:r>
      </w:del>
      <w:del w:id="1426" w:author="果果兔出没" w:date="2024-11-10T21:18:13Z">
        <w:r>
          <w:rPr/>
          <w:delText>Conducted attack experiments on the DeepFace</w:delText>
        </w:r>
      </w:del>
      <w:del w:id="1427" w:author="果果兔出没" w:date="2024-11-10T21:18:13Z">
        <w:r>
          <w:rPr>
            <w:spacing w:val="-9"/>
          </w:rPr>
          <w:delText xml:space="preserve"> </w:delText>
        </w:r>
      </w:del>
      <w:del w:id="1428" w:author="果果兔出没" w:date="2024-11-10T21:18:13Z">
        <w:r>
          <w:rPr/>
          <w:delText>API, analyzed experimental resul</w:delText>
        </w:r>
      </w:del>
      <w:del w:id="1429" w:author="果果兔出没" w:date="2024-11-10T21:18:13Z">
        <w:r>
          <w:rPr>
            <w:spacing w:val="-1"/>
          </w:rPr>
          <w:delText>ts,</w:delText>
        </w:r>
      </w:del>
      <w:del w:id="1430" w:author="果果兔出没" w:date="2024-11-10T21:18:13Z">
        <w:r>
          <w:rPr>
            <w:spacing w:val="7"/>
          </w:rPr>
          <w:delText xml:space="preserve"> </w:delText>
        </w:r>
      </w:del>
      <w:del w:id="1431" w:author="果果兔出没" w:date="2024-11-10T21:18:13Z">
        <w:r>
          <w:rPr>
            <w:spacing w:val="-1"/>
          </w:rPr>
          <w:delText>and</w:delText>
        </w:r>
      </w:del>
      <w:del w:id="1432" w:author="果果兔出没" w:date="2024-11-10T21:18:13Z">
        <w:r>
          <w:rPr>
            <w:spacing w:val="8"/>
          </w:rPr>
          <w:delText xml:space="preserve"> </w:delText>
        </w:r>
      </w:del>
      <w:del w:id="1433" w:author="果果兔出没" w:date="2024-11-10T21:18:13Z">
        <w:r>
          <w:rPr>
            <w:spacing w:val="-1"/>
          </w:rPr>
          <w:delText>evaluated the</w:delText>
        </w:r>
      </w:del>
      <w:del w:id="1434" w:author="果果兔出没" w:date="2024-11-10T21:18:13Z">
        <w:r>
          <w:rPr>
            <w:spacing w:val="-8"/>
          </w:rPr>
          <w:delText xml:space="preserve"> </w:delText>
        </w:r>
      </w:del>
      <w:del w:id="1435" w:author="果果兔出没" w:date="2024-11-10T21:18:13Z">
        <w:r>
          <w:rPr>
            <w:spacing w:val="-1"/>
          </w:rPr>
          <w:delText>API's</w:delText>
        </w:r>
      </w:del>
      <w:del w:id="1436" w:author="果果兔出没" w:date="2024-11-10T21:18:13Z">
        <w:r>
          <w:rPr>
            <w:spacing w:val="1"/>
          </w:rPr>
          <w:delText xml:space="preserve"> </w:delText>
        </w:r>
      </w:del>
      <w:del w:id="1437" w:author="果果兔出没" w:date="2024-11-10T21:18:13Z">
        <w:r>
          <w:rPr>
            <w:spacing w:val="-1"/>
          </w:rPr>
          <w:delText>robustness.</w:delText>
        </w:r>
      </w:del>
    </w:p>
    <w:p>
      <w:pPr>
        <w:pStyle w:val="2"/>
        <w:spacing w:before="156" w:after="0" w:afterLines="501" w:afterAutospacing="0" w:line="214" w:lineRule="auto"/>
        <w:rPr>
          <w:del w:id="1439" w:author="果果兔出没" w:date="2024-11-10T21:18:13Z"/>
        </w:rPr>
        <w:pPrChange w:id="1438" w:author="果果兔出没" w:date="2024-11-12T15:10:27Z">
          <w:pPr>
            <w:pStyle w:val="2"/>
            <w:spacing w:before="156" w:after="0" w:afterLines="501" w:afterAutospacing="0" w:line="186" w:lineRule="auto"/>
          </w:pPr>
        </w:pPrChange>
      </w:pPr>
      <w:del w:id="1440" w:author="果果兔出没" w:date="2024-11-10T21:18:13Z">
        <w:r>
          <w:rPr>
            <w:b/>
            <w:bCs/>
            <w:color w:val="404040"/>
            <w:spacing w:val="-1"/>
          </w:rPr>
          <w:delText>Research Findings:</w:delText>
        </w:r>
      </w:del>
    </w:p>
    <w:p>
      <w:pPr>
        <w:pStyle w:val="2"/>
        <w:spacing w:before="142" w:after="0" w:afterLines="501" w:afterAutospacing="0" w:line="214" w:lineRule="auto"/>
        <w:ind w:right="678"/>
        <w:rPr>
          <w:del w:id="1442" w:author="果果兔出没" w:date="2024-11-10T21:18:13Z"/>
        </w:rPr>
        <w:pPrChange w:id="1441" w:author="果果兔出没" w:date="2024-11-12T15:10:27Z">
          <w:pPr>
            <w:pStyle w:val="2"/>
            <w:spacing w:before="142" w:after="0" w:afterLines="501" w:afterAutospacing="0" w:line="277" w:lineRule="auto"/>
            <w:ind w:right="678"/>
          </w:pPr>
        </w:pPrChange>
      </w:pPr>
      <w:del w:id="1443" w:author="果果兔出没" w:date="2024-11-10T21:18:13Z">
        <w:r>
          <w:rPr>
            <w:color w:val="404040"/>
            <w:spacing w:val="-1"/>
          </w:rPr>
          <w:delText>•</w:delText>
        </w:r>
      </w:del>
      <w:del w:id="1444" w:author="果果兔出没" w:date="2024-11-10T21:18:13Z">
        <w:r>
          <w:rPr>
            <w:color w:val="404040"/>
            <w:spacing w:val="37"/>
            <w:w w:val="101"/>
          </w:rPr>
          <w:delText xml:space="preserve"> </w:delText>
        </w:r>
      </w:del>
      <w:del w:id="1445" w:author="果果兔出没" w:date="2024-11-10T21:18:13Z">
        <w:r>
          <w:rPr>
            <w:color w:val="404040"/>
            <w:spacing w:val="-1"/>
          </w:rPr>
          <w:delText>Discovered that while the DeepFace API effectively identified gender information with c</w:delText>
        </w:r>
      </w:del>
      <w:del w:id="1446" w:author="果果兔出没" w:date="2024-11-10T21:18:13Z">
        <w:r>
          <w:rPr>
            <w:color w:val="404040"/>
            <w:spacing w:val="-2"/>
          </w:rPr>
          <w:delText>lean data, its robustness</w:delText>
        </w:r>
      </w:del>
      <w:del w:id="1447" w:author="果果兔出没" w:date="2024-11-10T21:18:13Z">
        <w:r>
          <w:rPr>
            <w:color w:val="404040"/>
          </w:rPr>
          <w:delText xml:space="preserve"> </w:delText>
        </w:r>
      </w:del>
      <w:del w:id="1448" w:author="果果兔出没" w:date="2024-11-10T21:18:13Z">
        <w:r>
          <w:rPr>
            <w:color w:val="404040"/>
            <w:spacing w:val="-1"/>
          </w:rPr>
          <w:delText>significantly decreased when facing various adversarial attack st</w:delText>
        </w:r>
      </w:del>
      <w:del w:id="1449" w:author="果果兔出没" w:date="2024-11-10T21:18:13Z">
        <w:r>
          <w:rPr>
            <w:color w:val="404040"/>
            <w:spacing w:val="-2"/>
          </w:rPr>
          <w:delText>rategies.</w:delText>
        </w:r>
      </w:del>
    </w:p>
    <w:p>
      <w:pPr>
        <w:pStyle w:val="2"/>
        <w:spacing w:before="146" w:after="0" w:afterLines="501" w:afterAutospacing="0" w:line="214" w:lineRule="auto"/>
        <w:ind w:right="36"/>
        <w:rPr>
          <w:del w:id="1451" w:author="果果兔出没" w:date="2024-11-10T21:18:13Z"/>
        </w:rPr>
        <w:pPrChange w:id="1450" w:author="果果兔出没" w:date="2024-11-12T15:10:27Z">
          <w:pPr>
            <w:pStyle w:val="2"/>
            <w:spacing w:before="146" w:after="0" w:afterLines="501" w:afterAutospacing="0" w:line="277" w:lineRule="auto"/>
            <w:ind w:right="36"/>
          </w:pPr>
        </w:pPrChange>
      </w:pPr>
      <w:del w:id="1452" w:author="果果兔出没" w:date="2024-11-10T21:18:13Z">
        <w:r>
          <w:rPr>
            <w:color w:val="404040"/>
            <w:spacing w:val="-1"/>
          </w:rPr>
          <w:delText>•</w:delText>
        </w:r>
      </w:del>
      <w:del w:id="1453" w:author="果果兔出没" w:date="2024-11-10T21:18:13Z">
        <w:r>
          <w:rPr>
            <w:color w:val="404040"/>
            <w:spacing w:val="32"/>
          </w:rPr>
          <w:delText xml:space="preserve"> </w:delText>
        </w:r>
      </w:del>
      <w:del w:id="1454" w:author="果果兔出没" w:date="2024-11-10T21:18:13Z">
        <w:r>
          <w:rPr>
            <w:color w:val="404040"/>
            <w:spacing w:val="-1"/>
          </w:rPr>
          <w:delText>Noted that Simple Black-box</w:delText>
        </w:r>
      </w:del>
      <w:del w:id="1455" w:author="果果兔出没" w:date="2024-11-10T21:18:13Z">
        <w:r>
          <w:rPr>
            <w:color w:val="404040"/>
            <w:spacing w:val="-11"/>
          </w:rPr>
          <w:delText xml:space="preserve"> </w:delText>
        </w:r>
      </w:del>
      <w:del w:id="1456" w:author="果果兔出没" w:date="2024-11-10T21:18:13Z">
        <w:r>
          <w:rPr>
            <w:color w:val="404040"/>
            <w:spacing w:val="-1"/>
          </w:rPr>
          <w:delText>Adversarial Attack (SimBA) had a relatively minor impact on DeepFace</w:delText>
        </w:r>
      </w:del>
      <w:del w:id="1457" w:author="果果兔出没" w:date="2024-11-10T21:18:13Z">
        <w:r>
          <w:rPr>
            <w:color w:val="404040"/>
            <w:spacing w:val="-2"/>
          </w:rPr>
          <w:delText>, whereas Projected</w:delText>
        </w:r>
      </w:del>
      <w:del w:id="1458" w:author="果果兔出没" w:date="2024-11-10T21:18:13Z">
        <w:r>
          <w:rPr>
            <w:color w:val="404040"/>
          </w:rPr>
          <w:delText xml:space="preserve"> </w:delText>
        </w:r>
      </w:del>
      <w:del w:id="1459" w:author="果果兔出没" w:date="2024-11-10T21:18:13Z">
        <w:r>
          <w:rPr>
            <w:color w:val="404040"/>
            <w:spacing w:val="-1"/>
          </w:rPr>
          <w:delText>Gradient Descent (PGD) and spatial transformation attacks had a pronounced effect</w:delText>
        </w:r>
      </w:del>
      <w:del w:id="1460" w:author="果果兔出没" w:date="2024-11-10T21:18:13Z">
        <w:r>
          <w:rPr>
            <w:color w:val="404040"/>
            <w:spacing w:val="5"/>
          </w:rPr>
          <w:delText xml:space="preserve"> </w:delText>
        </w:r>
      </w:del>
      <w:del w:id="1461" w:author="果果兔出没" w:date="2024-11-10T21:18:13Z">
        <w:r>
          <w:rPr>
            <w:color w:val="404040"/>
            <w:spacing w:val="-1"/>
          </w:rPr>
          <w:delText>on</w:delText>
        </w:r>
      </w:del>
      <w:del w:id="1462" w:author="果果兔出没" w:date="2024-11-10T21:18:13Z">
        <w:r>
          <w:rPr>
            <w:color w:val="404040"/>
          </w:rPr>
          <w:delText xml:space="preserve"> </w:delText>
        </w:r>
      </w:del>
      <w:del w:id="1463" w:author="果果兔出没" w:date="2024-11-10T21:18:13Z">
        <w:r>
          <w:rPr>
            <w:color w:val="404040"/>
            <w:spacing w:val="-1"/>
          </w:rPr>
          <w:delText>m</w:delText>
        </w:r>
      </w:del>
      <w:del w:id="1464" w:author="果果兔出没" w:date="2024-11-10T21:18:13Z">
        <w:r>
          <w:rPr>
            <w:color w:val="404040"/>
            <w:spacing w:val="-2"/>
          </w:rPr>
          <w:delText>odel robustness.</w:delText>
        </w:r>
      </w:del>
    </w:p>
    <w:p>
      <w:pPr>
        <w:pStyle w:val="2"/>
        <w:spacing w:before="147" w:after="0" w:afterLines="501" w:afterAutospacing="0" w:line="214" w:lineRule="auto"/>
        <w:rPr>
          <w:del w:id="1466" w:author="果果兔出没" w:date="2024-11-10T21:18:13Z"/>
        </w:rPr>
        <w:pPrChange w:id="1465" w:author="果果兔出没" w:date="2024-11-12T15:10:27Z">
          <w:pPr>
            <w:pStyle w:val="2"/>
            <w:spacing w:before="147" w:after="0" w:afterLines="501" w:afterAutospacing="0" w:line="192" w:lineRule="auto"/>
          </w:pPr>
        </w:pPrChange>
      </w:pPr>
      <w:del w:id="1467" w:author="果果兔出没" w:date="2024-11-10T21:18:13Z">
        <w:r>
          <w:rPr>
            <w:color w:val="404040"/>
            <w:spacing w:val="-1"/>
          </w:rPr>
          <w:delText>•</w:delText>
        </w:r>
      </w:del>
      <w:del w:id="1468" w:author="果果兔出没" w:date="2024-11-10T21:18:13Z">
        <w:r>
          <w:rPr>
            <w:color w:val="404040"/>
            <w:spacing w:val="36"/>
            <w:w w:val="102"/>
          </w:rPr>
          <w:delText xml:space="preserve"> </w:delText>
        </w:r>
      </w:del>
      <w:del w:id="1469" w:author="果果兔出没" w:date="2024-11-10T21:18:13Z">
        <w:r>
          <w:rPr>
            <w:color w:val="404040"/>
            <w:spacing w:val="-1"/>
          </w:rPr>
          <w:delText>Revealed the DeepFace</w:delText>
        </w:r>
      </w:del>
      <w:del w:id="1470" w:author="果果兔出没" w:date="2024-11-10T21:18:13Z">
        <w:r>
          <w:rPr>
            <w:color w:val="404040"/>
            <w:spacing w:val="-11"/>
          </w:rPr>
          <w:delText xml:space="preserve"> </w:delText>
        </w:r>
      </w:del>
      <w:del w:id="1471" w:author="果果兔出没" w:date="2024-11-10T21:18:13Z">
        <w:r>
          <w:rPr>
            <w:color w:val="404040"/>
            <w:spacing w:val="-1"/>
          </w:rPr>
          <w:delText>API's reliance on hair-related features in gender classification and confidence var</w:delText>
        </w:r>
      </w:del>
      <w:del w:id="1472" w:author="果果兔出没" w:date="2024-11-10T21:18:13Z">
        <w:r>
          <w:rPr>
            <w:color w:val="404040"/>
            <w:spacing w:val="-2"/>
          </w:rPr>
          <w:delText>iations across</w:delText>
        </w:r>
      </w:del>
    </w:p>
    <w:p>
      <w:pPr>
        <w:pStyle w:val="2"/>
        <w:spacing w:before="146" w:after="0" w:afterLines="501" w:afterAutospacing="0" w:line="214" w:lineRule="auto"/>
        <w:ind w:right="65"/>
        <w:rPr>
          <w:del w:id="1474" w:author="果果兔出没" w:date="2024-11-10T21:18:13Z"/>
        </w:rPr>
        <w:pPrChange w:id="1473" w:author="果果兔出没" w:date="2024-11-12T15:10:27Z">
          <w:pPr>
            <w:pStyle w:val="2"/>
            <w:spacing w:before="146" w:after="0" w:afterLines="501" w:afterAutospacing="0" w:line="277" w:lineRule="auto"/>
            <w:ind w:right="65"/>
          </w:pPr>
        </w:pPrChange>
      </w:pPr>
      <w:del w:id="1475" w:author="果果兔出没" w:date="2024-11-10T21:18:13Z">
        <w:r>
          <w:rPr>
            <w:color w:val="404040"/>
            <w:spacing w:val="-1"/>
          </w:rPr>
          <w:delText>different racial groups, emphasizing the importance of</w:delText>
        </w:r>
      </w:del>
      <w:del w:id="1476" w:author="果果兔出没" w:date="2024-11-10T21:18:13Z">
        <w:r>
          <w:rPr>
            <w:color w:val="404040"/>
            <w:spacing w:val="-16"/>
          </w:rPr>
          <w:delText xml:space="preserve"> </w:delText>
        </w:r>
      </w:del>
      <w:del w:id="1477" w:author="果果兔出没" w:date="2024-11-10T21:18:13Z">
        <w:r>
          <w:rPr>
            <w:color w:val="404040"/>
            <w:spacing w:val="-1"/>
          </w:rPr>
          <w:delText>diversity and fairness in training datasets</w:delText>
        </w:r>
      </w:del>
      <w:del w:id="1478" w:author="果果兔出没" w:date="2024-11-10T21:18:13Z">
        <w:r>
          <w:rPr>
            <w:color w:val="404040"/>
            <w:spacing w:val="4"/>
          </w:rPr>
          <w:delText xml:space="preserve"> </w:delText>
        </w:r>
      </w:del>
      <w:del w:id="1479" w:author="果果兔出没" w:date="2024-11-10T21:18:13Z">
        <w:r>
          <w:rPr>
            <w:color w:val="404040"/>
            <w:spacing w:val="-1"/>
          </w:rPr>
          <w:delText>for building robust fac</w:delText>
        </w:r>
      </w:del>
      <w:del w:id="1480" w:author="果果兔出没" w:date="2024-11-10T21:18:13Z">
        <w:r>
          <w:rPr>
            <w:color w:val="404040"/>
            <w:spacing w:val="-2"/>
          </w:rPr>
          <w:delText>ial</w:delText>
        </w:r>
      </w:del>
      <w:del w:id="1481" w:author="果果兔出没" w:date="2024-11-10T21:18:13Z">
        <w:r>
          <w:rPr>
            <w:color w:val="404040"/>
          </w:rPr>
          <w:delText xml:space="preserve"> </w:delText>
        </w:r>
      </w:del>
      <w:del w:id="1482" w:author="果果兔出没" w:date="2024-11-10T21:18:13Z">
        <w:r>
          <w:rPr>
            <w:color w:val="404040"/>
            <w:spacing w:val="-1"/>
          </w:rPr>
          <w:delText>recognition models.</w:delText>
        </w:r>
      </w:del>
    </w:p>
    <w:p>
      <w:pPr>
        <w:pStyle w:val="2"/>
        <w:spacing w:before="157" w:after="0" w:afterLines="501" w:afterAutospacing="0" w:line="214" w:lineRule="auto"/>
        <w:rPr>
          <w:del w:id="1484" w:author="果果兔出没" w:date="2024-11-10T21:18:13Z"/>
        </w:rPr>
        <w:pPrChange w:id="1483" w:author="果果兔出没" w:date="2024-11-12T15:10:27Z">
          <w:pPr>
            <w:pStyle w:val="2"/>
            <w:spacing w:before="157" w:after="0" w:afterLines="501" w:afterAutospacing="0" w:line="188" w:lineRule="auto"/>
          </w:pPr>
        </w:pPrChange>
      </w:pPr>
      <w:del w:id="1485" w:author="果果兔出没" w:date="2024-11-10T21:18:13Z">
        <w:r>
          <w:rPr/>
          <w:pict>
            <v:shape id="_x0000_s1028" o:spid="_x0000_s1028" style="position:absolute;left:0pt;margin-left:0pt;margin-top:19.4pt;height:0.5pt;width:520.45pt;z-index:251660288;mso-width-relative:page;mso-height-relative:page;" fillcolor="#000000" filled="t" stroked="f" coordsize="10409,10" path="m0,9l10408,9,10408,0,0,0,0,9xe">
              <v:path/>
              <v:fill on="t" focussize="0,0"/>
              <v:stroke on="f"/>
              <v:imagedata o:title=""/>
              <o:lock v:ext="edit"/>
            </v:shape>
          </w:pict>
        </w:r>
      </w:del>
      <w:del w:id="1487" w:author="果果兔出没" w:date="2024-11-10T21:18:13Z">
        <w:r>
          <w:rPr>
            <w:b/>
            <w:bCs/>
            <w:spacing w:val="-1"/>
          </w:rPr>
          <w:delText>INTERNSHIP EXPERIENCE</w:delText>
        </w:r>
      </w:del>
    </w:p>
    <w:p>
      <w:pPr>
        <w:pStyle w:val="2"/>
        <w:spacing w:before="179" w:after="0" w:afterLines="501" w:afterAutospacing="0" w:line="214" w:lineRule="auto"/>
        <w:rPr>
          <w:del w:id="1489" w:author="果果兔出没" w:date="2024-11-10T21:18:13Z"/>
        </w:rPr>
        <w:pPrChange w:id="1488" w:author="果果兔出没" w:date="2024-11-12T15:10:27Z">
          <w:pPr>
            <w:pStyle w:val="2"/>
            <w:spacing w:before="179" w:after="0" w:afterLines="501" w:afterAutospacing="0" w:line="187" w:lineRule="auto"/>
          </w:pPr>
        </w:pPrChange>
      </w:pPr>
      <w:del w:id="1490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16" name="IM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 16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492" w:author="果果兔出没" w:date="2024-11-10T21:18:13Z">
        <w:r>
          <w:rPr>
            <w:b/>
            <w:bCs/>
            <w:color w:val="404040"/>
            <w:spacing w:val="11"/>
            <w:w w:val="102"/>
          </w:rPr>
          <w:delText xml:space="preserve">   </w:delText>
        </w:r>
      </w:del>
      <w:del w:id="1493" w:author="果果兔出没" w:date="2024-11-10T21:18:13Z">
        <w:r>
          <w:rPr>
            <w:b/>
            <w:bCs/>
            <w:color w:val="404040"/>
          </w:rPr>
          <w:delText>07/2024-08/2024    Algorithm Intern</w:delText>
        </w:r>
      </w:del>
      <w:del w:id="1494" w:author="果果兔出没" w:date="2024-11-10T21:18:13Z">
        <w:r>
          <w:rPr>
            <w:b/>
            <w:bCs/>
            <w:color w:val="404040"/>
            <w:spacing w:val="14"/>
            <w:w w:val="101"/>
          </w:rPr>
          <w:delText xml:space="preserve"> </w:delText>
        </w:r>
      </w:del>
      <w:del w:id="1495" w:author="果果兔出没" w:date="2024-11-10T21:18:13Z">
        <w:r>
          <w:rPr>
            <w:b/>
            <w:bCs/>
            <w:color w:val="404040"/>
          </w:rPr>
          <w:delText>| Pro</w:delText>
        </w:r>
      </w:del>
      <w:del w:id="1496" w:author="果果兔出没" w:date="2024-11-10T21:18:13Z">
        <w:r>
          <w:rPr>
            <w:b/>
            <w:bCs/>
            <w:color w:val="404040"/>
            <w:spacing w:val="-1"/>
          </w:rPr>
          <w:delText>duct R&amp;D Department</w:delText>
        </w:r>
      </w:del>
      <w:del w:id="1497" w:author="果果兔出没" w:date="2024-11-10T21:18:13Z">
        <w:r>
          <w:rPr>
            <w:b/>
            <w:bCs/>
            <w:color w:val="404040"/>
            <w:spacing w:val="14"/>
            <w:w w:val="101"/>
          </w:rPr>
          <w:delText xml:space="preserve"> </w:delText>
        </w:r>
      </w:del>
      <w:del w:id="1498" w:author="果果兔出没" w:date="2024-11-10T21:18:13Z">
        <w:r>
          <w:rPr>
            <w:b/>
            <w:bCs/>
            <w:color w:val="404040"/>
            <w:spacing w:val="-1"/>
          </w:rPr>
          <w:delText>| Geovis Technology</w:delText>
        </w:r>
      </w:del>
      <w:del w:id="1499" w:author="果果兔出没" w:date="2024-11-10T21:18:13Z">
        <w:r>
          <w:rPr>
            <w:b/>
            <w:bCs/>
            <w:color w:val="404040"/>
            <w:spacing w:val="9"/>
          </w:rPr>
          <w:delText xml:space="preserve"> </w:delText>
        </w:r>
      </w:del>
      <w:del w:id="1500" w:author="果果兔出没" w:date="2024-11-10T21:18:13Z">
        <w:r>
          <w:rPr>
            <w:b/>
            <w:bCs/>
            <w:color w:val="404040"/>
            <w:spacing w:val="-1"/>
          </w:rPr>
          <w:delText>Co., Ltd</w:delText>
        </w:r>
      </w:del>
    </w:p>
    <w:p>
      <w:pPr>
        <w:pStyle w:val="2"/>
        <w:spacing w:before="143" w:after="0" w:afterLines="501" w:afterAutospacing="0" w:line="214" w:lineRule="auto"/>
        <w:ind w:right="493"/>
        <w:rPr>
          <w:del w:id="1502" w:author="果果兔出没" w:date="2024-11-10T21:18:13Z"/>
        </w:rPr>
        <w:pPrChange w:id="1501" w:author="果果兔出没" w:date="2024-11-12T15:10:27Z">
          <w:pPr>
            <w:pStyle w:val="2"/>
            <w:spacing w:before="143" w:after="0" w:afterLines="501" w:afterAutospacing="0" w:line="276" w:lineRule="auto"/>
            <w:ind w:right="493"/>
          </w:pPr>
        </w:pPrChange>
      </w:pPr>
      <w:del w:id="1503" w:author="果果兔出没" w:date="2024-11-10T21:18:13Z">
        <w:r>
          <w:rPr>
            <w:color w:val="404040"/>
          </w:rPr>
          <w:delText>•</w:delText>
        </w:r>
      </w:del>
      <w:del w:id="1504" w:author="果果兔出没" w:date="2024-11-10T21:18:13Z">
        <w:r>
          <w:rPr>
            <w:color w:val="404040"/>
            <w:spacing w:val="37"/>
            <w:w w:val="101"/>
          </w:rPr>
          <w:delText xml:space="preserve"> </w:delText>
        </w:r>
      </w:del>
      <w:del w:id="1505" w:author="果果兔出没" w:date="2024-11-10T21:18:13Z">
        <w:r>
          <w:rPr>
            <w:color w:val="404040"/>
          </w:rPr>
          <w:delText>Deployed network proxies and encryption technologies, including S</w:delText>
        </w:r>
      </w:del>
      <w:del w:id="1506" w:author="果果兔出没" w:date="2024-11-10T21:18:13Z">
        <w:r>
          <w:rPr>
            <w:color w:val="404040"/>
            <w:spacing w:val="-1"/>
          </w:rPr>
          <w:delText>hadowsocks and ProxyChains,</w:delText>
        </w:r>
      </w:del>
      <w:del w:id="1507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508" w:author="果果兔出没" w:date="2024-11-10T21:18:13Z">
        <w:r>
          <w:rPr>
            <w:color w:val="404040"/>
            <w:spacing w:val="-1"/>
          </w:rPr>
          <w:delText>and</w:delText>
        </w:r>
      </w:del>
      <w:del w:id="1509" w:author="果果兔出没" w:date="2024-11-10T21:18:13Z">
        <w:r>
          <w:rPr>
            <w:color w:val="404040"/>
            <w:spacing w:val="10"/>
          </w:rPr>
          <w:delText xml:space="preserve"> </w:delText>
        </w:r>
      </w:del>
      <w:del w:id="1510" w:author="果果兔出没" w:date="2024-11-10T21:18:13Z">
        <w:r>
          <w:rPr>
            <w:color w:val="404040"/>
            <w:spacing w:val="-1"/>
          </w:rPr>
          <w:delText>solved</w:delText>
        </w:r>
      </w:del>
      <w:del w:id="1511" w:author="果果兔出没" w:date="2024-11-10T21:18:13Z">
        <w:r>
          <w:rPr>
            <w:color w:val="404040"/>
            <w:spacing w:val="2"/>
          </w:rPr>
          <w:delText xml:space="preserve"> </w:delText>
        </w:r>
      </w:del>
      <w:del w:id="1512" w:author="果果兔出没" w:date="2024-11-10T21:18:13Z">
        <w:r>
          <w:rPr>
            <w:color w:val="404040"/>
            <w:spacing w:val="-1"/>
          </w:rPr>
          <w:delText>the</w:delText>
        </w:r>
      </w:del>
      <w:del w:id="1513" w:author="果果兔出没" w:date="2024-11-10T21:18:13Z">
        <w:r>
          <w:rPr>
            <w:color w:val="404040"/>
          </w:rPr>
          <w:delText xml:space="preserve"> problem</w:delText>
        </w:r>
      </w:del>
      <w:del w:id="1514" w:author="果果兔出没" w:date="2024-11-10T21:18:13Z">
        <w:r>
          <w:rPr>
            <w:color w:val="404040"/>
            <w:spacing w:val="1"/>
          </w:rPr>
          <w:delText xml:space="preserve"> </w:delText>
        </w:r>
      </w:del>
      <w:del w:id="1515" w:author="果果兔出没" w:date="2024-11-10T21:18:13Z">
        <w:r>
          <w:rPr>
            <w:color w:val="404040"/>
          </w:rPr>
          <w:delText>for</w:delText>
        </w:r>
      </w:del>
      <w:del w:id="1516" w:author="果果兔出没" w:date="2024-11-10T21:18:13Z">
        <w:r>
          <w:rPr>
            <w:color w:val="404040"/>
            <w:spacing w:val="1"/>
          </w:rPr>
          <w:delText xml:space="preserve"> </w:delText>
        </w:r>
      </w:del>
      <w:del w:id="1517" w:author="果果兔出没" w:date="2024-11-10T21:18:13Z">
        <w:r>
          <w:rPr>
            <w:color w:val="404040"/>
          </w:rPr>
          <w:delText>access</w:delText>
        </w:r>
      </w:del>
      <w:del w:id="1518" w:author="果果兔出没" w:date="2024-11-10T21:18:13Z">
        <w:r>
          <w:rPr>
            <w:color w:val="404040"/>
            <w:spacing w:val="1"/>
          </w:rPr>
          <w:delText xml:space="preserve"> </w:delText>
        </w:r>
      </w:del>
      <w:del w:id="1519" w:author="果果兔出没" w:date="2024-11-10T21:18:13Z">
        <w:r>
          <w:rPr>
            <w:color w:val="404040"/>
          </w:rPr>
          <w:delText>restriction</w:delText>
        </w:r>
      </w:del>
      <w:del w:id="1520" w:author="果果兔出没" w:date="2024-11-10T21:18:13Z">
        <w:r>
          <w:rPr>
            <w:color w:val="404040"/>
            <w:spacing w:val="1"/>
          </w:rPr>
          <w:delText xml:space="preserve"> </w:delText>
        </w:r>
      </w:del>
      <w:del w:id="1521" w:author="果果兔出没" w:date="2024-11-10T21:18:13Z">
        <w:r>
          <w:rPr>
            <w:color w:val="404040"/>
          </w:rPr>
          <w:delText>and</w:delText>
        </w:r>
      </w:del>
      <w:del w:id="1522" w:author="果果兔出没" w:date="2024-11-10T21:18:13Z">
        <w:r>
          <w:rPr>
            <w:color w:val="404040"/>
            <w:spacing w:val="1"/>
          </w:rPr>
          <w:delText xml:space="preserve"> </w:delText>
        </w:r>
      </w:del>
      <w:del w:id="1523" w:author="果果兔出没" w:date="2024-11-10T21:18:13Z">
        <w:r>
          <w:rPr>
            <w:color w:val="404040"/>
          </w:rPr>
          <w:delText>security</w:delText>
        </w:r>
      </w:del>
      <w:del w:id="1524" w:author="果果兔出没" w:date="2024-11-10T21:18:13Z">
        <w:r>
          <w:rPr>
            <w:color w:val="404040"/>
            <w:spacing w:val="1"/>
          </w:rPr>
          <w:delText xml:space="preserve"> </w:delText>
        </w:r>
      </w:del>
      <w:del w:id="1525" w:author="果果兔出没" w:date="2024-11-10T21:18:13Z">
        <w:r>
          <w:rPr>
            <w:color w:val="404040"/>
          </w:rPr>
          <w:delText>of</w:delText>
        </w:r>
      </w:del>
      <w:del w:id="1526" w:author="果果兔出没" w:date="2024-11-10T21:18:13Z">
        <w:r>
          <w:rPr>
            <w:color w:val="404040"/>
            <w:spacing w:val="-14"/>
          </w:rPr>
          <w:delText xml:space="preserve"> </w:delText>
        </w:r>
      </w:del>
      <w:del w:id="1527" w:author="果果兔出没" w:date="2024-11-10T21:18:13Z">
        <w:r>
          <w:rPr>
            <w:color w:val="404040"/>
          </w:rPr>
          <w:delText>data</w:delText>
        </w:r>
      </w:del>
      <w:del w:id="1528" w:author="果果兔出没" w:date="2024-11-10T21:18:13Z">
        <w:r>
          <w:rPr>
            <w:color w:val="404040"/>
            <w:spacing w:val="1"/>
          </w:rPr>
          <w:delText xml:space="preserve"> </w:delText>
        </w:r>
      </w:del>
      <w:del w:id="1529" w:author="果果兔出没" w:date="2024-11-10T21:18:13Z">
        <w:r>
          <w:rPr>
            <w:color w:val="404040"/>
          </w:rPr>
          <w:delText>transmission</w:delText>
        </w:r>
      </w:del>
    </w:p>
    <w:p>
      <w:pPr>
        <w:pStyle w:val="2"/>
        <w:spacing w:before="148" w:after="0" w:afterLines="501" w:afterAutospacing="0" w:line="214" w:lineRule="auto"/>
        <w:ind w:right="463"/>
        <w:rPr>
          <w:del w:id="1531" w:author="果果兔出没" w:date="2024-11-10T21:18:13Z"/>
        </w:rPr>
        <w:pPrChange w:id="1530" w:author="果果兔出没" w:date="2024-11-12T15:10:27Z">
          <w:pPr>
            <w:pStyle w:val="2"/>
            <w:spacing w:before="148" w:after="0" w:afterLines="501" w:afterAutospacing="0" w:line="277" w:lineRule="auto"/>
            <w:ind w:right="463"/>
          </w:pPr>
        </w:pPrChange>
      </w:pPr>
      <w:del w:id="1532" w:author="果果兔出没" w:date="2024-11-10T21:18:13Z">
        <w:r>
          <w:rPr>
            <w:color w:val="404040"/>
          </w:rPr>
          <w:delText>•</w:delText>
        </w:r>
      </w:del>
      <w:del w:id="1533" w:author="果果兔出没" w:date="2024-11-10T21:18:13Z">
        <w:r>
          <w:rPr>
            <w:color w:val="404040"/>
            <w:spacing w:val="36"/>
            <w:w w:val="101"/>
          </w:rPr>
          <w:delText xml:space="preserve"> </w:delText>
        </w:r>
      </w:del>
      <w:del w:id="1534" w:author="果果兔出没" w:date="2024-11-10T21:18:13Z">
        <w:r>
          <w:rPr>
            <w:color w:val="404040"/>
          </w:rPr>
          <w:delText>Developed the framework for an automated data</w:delText>
        </w:r>
      </w:del>
      <w:del w:id="1535" w:author="果果兔出没" w:date="2024-11-10T21:18:13Z">
        <w:r>
          <w:rPr>
            <w:color w:val="404040"/>
            <w:spacing w:val="5"/>
          </w:rPr>
          <w:delText xml:space="preserve"> </w:delText>
        </w:r>
      </w:del>
      <w:del w:id="1536" w:author="果果兔出没" w:date="2024-11-10T21:18:13Z">
        <w:r>
          <w:rPr>
            <w:color w:val="404040"/>
          </w:rPr>
          <w:delText>acq</w:delText>
        </w:r>
      </w:del>
      <w:del w:id="1537" w:author="果果兔出没" w:date="2024-11-10T21:18:13Z">
        <w:r>
          <w:rPr>
            <w:color w:val="404040"/>
            <w:spacing w:val="-1"/>
          </w:rPr>
          <w:delText>uisition</w:delText>
        </w:r>
      </w:del>
      <w:del w:id="1538" w:author="果果兔出没" w:date="2024-11-10T21:18:13Z">
        <w:r>
          <w:rPr>
            <w:color w:val="404040"/>
            <w:spacing w:val="8"/>
          </w:rPr>
          <w:delText xml:space="preserve"> </w:delText>
        </w:r>
      </w:del>
      <w:del w:id="1539" w:author="果果兔出没" w:date="2024-11-10T21:18:13Z">
        <w:r>
          <w:rPr>
            <w:color w:val="404040"/>
            <w:spacing w:val="-1"/>
          </w:rPr>
          <w:delText>to</w:delText>
        </w:r>
      </w:del>
      <w:del w:id="1540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541" w:author="果果兔出没" w:date="2024-11-10T21:18:13Z">
        <w:r>
          <w:rPr>
            <w:color w:val="404040"/>
            <w:spacing w:val="-1"/>
          </w:rPr>
          <w:delText>efficiently and</w:delText>
        </w:r>
      </w:del>
      <w:del w:id="1542" w:author="果果兔出没" w:date="2024-11-10T21:18:13Z">
        <w:r>
          <w:rPr>
            <w:color w:val="404040"/>
            <w:spacing w:val="8"/>
          </w:rPr>
          <w:delText xml:space="preserve"> </w:delText>
        </w:r>
      </w:del>
      <w:del w:id="1543" w:author="果果兔出没" w:date="2024-11-10T21:18:13Z">
        <w:r>
          <w:rPr>
            <w:color w:val="404040"/>
            <w:spacing w:val="-1"/>
          </w:rPr>
          <w:delText>accurately</w:delText>
        </w:r>
      </w:del>
      <w:del w:id="1544" w:author="果果兔出没" w:date="2024-11-10T21:18:13Z">
        <w:r>
          <w:rPr>
            <w:color w:val="404040"/>
            <w:spacing w:val="3"/>
          </w:rPr>
          <w:delText xml:space="preserve"> </w:delText>
        </w:r>
      </w:del>
      <w:del w:id="1545" w:author="果果兔出没" w:date="2024-11-10T21:18:13Z">
        <w:r>
          <w:rPr>
            <w:color w:val="404040"/>
            <w:spacing w:val="-1"/>
          </w:rPr>
          <w:delText>extract</w:delText>
        </w:r>
      </w:del>
      <w:del w:id="1546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547" w:author="果果兔出没" w:date="2024-11-10T21:18:13Z">
        <w:r>
          <w:rPr>
            <w:color w:val="404040"/>
            <w:spacing w:val="-1"/>
          </w:rPr>
          <w:delText>and</w:delText>
        </w:r>
      </w:del>
      <w:del w:id="1548" w:author="果果兔出没" w:date="2024-11-10T21:18:13Z">
        <w:r>
          <w:rPr>
            <w:color w:val="404040"/>
            <w:spacing w:val="9"/>
          </w:rPr>
          <w:delText xml:space="preserve"> </w:delText>
        </w:r>
      </w:del>
      <w:del w:id="1549" w:author="果果兔出没" w:date="2024-11-10T21:18:13Z">
        <w:r>
          <w:rPr>
            <w:color w:val="404040"/>
            <w:spacing w:val="-1"/>
          </w:rPr>
          <w:delText>structure raw</w:delText>
        </w:r>
      </w:del>
      <w:del w:id="1550" w:author="果果兔出没" w:date="2024-11-10T21:18:13Z">
        <w:r>
          <w:rPr>
            <w:color w:val="404040"/>
          </w:rPr>
          <w:delText xml:space="preserve"> information from multipl</w:delText>
        </w:r>
      </w:del>
      <w:del w:id="1551" w:author="果果兔出没" w:date="2024-11-10T21:18:13Z">
        <w:r>
          <w:rPr>
            <w:color w:val="404040"/>
            <w:spacing w:val="-1"/>
          </w:rPr>
          <w:delText>e data</w:delText>
        </w:r>
      </w:del>
      <w:del w:id="1552" w:author="果果兔出没" w:date="2024-11-10T21:18:13Z">
        <w:r>
          <w:rPr>
            <w:color w:val="404040"/>
            <w:spacing w:val="9"/>
          </w:rPr>
          <w:delText xml:space="preserve"> </w:delText>
        </w:r>
      </w:del>
      <w:del w:id="1553" w:author="果果兔出没" w:date="2024-11-10T21:18:13Z">
        <w:r>
          <w:rPr>
            <w:color w:val="404040"/>
            <w:spacing w:val="-1"/>
          </w:rPr>
          <w:delText>sources;</w:delText>
        </w:r>
      </w:del>
    </w:p>
    <w:p>
      <w:pPr>
        <w:pStyle w:val="2"/>
        <w:spacing w:before="147" w:after="0" w:afterLines="501" w:afterAutospacing="0" w:line="214" w:lineRule="auto"/>
        <w:rPr>
          <w:del w:id="1555" w:author="果果兔出没" w:date="2024-11-10T21:18:13Z"/>
        </w:rPr>
        <w:pPrChange w:id="1554" w:author="果果兔出没" w:date="2024-11-12T15:10:27Z">
          <w:pPr>
            <w:pStyle w:val="2"/>
            <w:spacing w:before="147" w:after="0" w:afterLines="501" w:afterAutospacing="0" w:line="190" w:lineRule="auto"/>
          </w:pPr>
        </w:pPrChange>
      </w:pPr>
      <w:del w:id="1556" w:author="果果兔出没" w:date="2024-11-10T21:18:13Z">
        <w:r>
          <w:rPr>
            <w:color w:val="404040"/>
          </w:rPr>
          <w:delText>•</w:delText>
        </w:r>
      </w:del>
      <w:del w:id="1557" w:author="果果兔出没" w:date="2024-11-10T21:18:13Z">
        <w:r>
          <w:rPr>
            <w:color w:val="404040"/>
            <w:spacing w:val="39"/>
            <w:w w:val="102"/>
          </w:rPr>
          <w:delText xml:space="preserve"> </w:delText>
        </w:r>
      </w:del>
      <w:del w:id="1558" w:author="果果兔出没" w:date="2024-11-10T21:18:13Z">
        <w:r>
          <w:rPr>
            <w:color w:val="404040"/>
          </w:rPr>
          <w:delText>Optimized a transformer model, OneKE, and improved the accurac</w:delText>
        </w:r>
      </w:del>
      <w:del w:id="1559" w:author="果果兔出没" w:date="2024-11-10T21:18:13Z">
        <w:r>
          <w:rPr>
            <w:color w:val="404040"/>
            <w:spacing w:val="-1"/>
          </w:rPr>
          <w:delText>y</w:delText>
        </w:r>
      </w:del>
      <w:del w:id="1560" w:author="果果兔出没" w:date="2024-11-10T21:18:13Z">
        <w:r>
          <w:rPr>
            <w:color w:val="404040"/>
            <w:spacing w:val="3"/>
          </w:rPr>
          <w:delText xml:space="preserve"> </w:delText>
        </w:r>
      </w:del>
      <w:del w:id="1561" w:author="果果兔出没" w:date="2024-11-10T21:18:13Z">
        <w:r>
          <w:rPr>
            <w:color w:val="404040"/>
            <w:spacing w:val="-1"/>
          </w:rPr>
          <w:delText>and</w:delText>
        </w:r>
      </w:del>
      <w:del w:id="1562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563" w:author="果果兔出没" w:date="2024-11-10T21:18:13Z">
        <w:r>
          <w:rPr>
            <w:color w:val="404040"/>
            <w:spacing w:val="-1"/>
          </w:rPr>
          <w:delText>depth</w:delText>
        </w:r>
      </w:del>
      <w:del w:id="1564" w:author="果果兔出没" w:date="2024-11-10T21:18:13Z">
        <w:r>
          <w:rPr>
            <w:color w:val="404040"/>
            <w:spacing w:val="5"/>
          </w:rPr>
          <w:delText xml:space="preserve"> </w:delText>
        </w:r>
      </w:del>
      <w:del w:id="1565" w:author="果果兔出没" w:date="2024-11-10T21:18:13Z">
        <w:r>
          <w:rPr>
            <w:color w:val="404040"/>
            <w:spacing w:val="-1"/>
          </w:rPr>
          <w:delText>of</w:delText>
        </w:r>
      </w:del>
      <w:del w:id="1566" w:author="果果兔出没" w:date="2024-11-10T21:18:13Z">
        <w:r>
          <w:rPr>
            <w:color w:val="404040"/>
            <w:spacing w:val="-19"/>
          </w:rPr>
          <w:delText xml:space="preserve"> </w:delText>
        </w:r>
      </w:del>
      <w:del w:id="1567" w:author="果果兔出没" w:date="2024-11-10T21:18:13Z">
        <w:r>
          <w:rPr>
            <w:color w:val="404040"/>
            <w:spacing w:val="-1"/>
          </w:rPr>
          <w:delText>knowledge</w:delText>
        </w:r>
      </w:del>
      <w:del w:id="1568" w:author="果果兔出没" w:date="2024-11-10T21:18:13Z">
        <w:r>
          <w:rPr>
            <w:color w:val="404040"/>
            <w:spacing w:val="8"/>
          </w:rPr>
          <w:delText xml:space="preserve"> </w:delText>
        </w:r>
      </w:del>
      <w:del w:id="1569" w:author="果果兔出没" w:date="2024-11-10T21:18:13Z">
        <w:r>
          <w:rPr>
            <w:color w:val="404040"/>
            <w:spacing w:val="-1"/>
          </w:rPr>
          <w:delText>graph;</w:delText>
        </w:r>
      </w:del>
    </w:p>
    <w:p>
      <w:pPr>
        <w:pStyle w:val="2"/>
        <w:spacing w:before="148" w:after="0" w:afterLines="501" w:afterAutospacing="0" w:line="214" w:lineRule="auto"/>
        <w:ind w:right="367"/>
        <w:rPr>
          <w:del w:id="1571" w:author="果果兔出没" w:date="2024-11-10T21:18:13Z"/>
        </w:rPr>
        <w:pPrChange w:id="1570" w:author="果果兔出没" w:date="2024-11-12T15:10:27Z">
          <w:pPr>
            <w:pStyle w:val="2"/>
            <w:spacing w:before="148" w:after="0" w:afterLines="501" w:afterAutospacing="0" w:line="276" w:lineRule="auto"/>
            <w:ind w:right="367"/>
          </w:pPr>
        </w:pPrChange>
      </w:pPr>
      <w:del w:id="1572" w:author="果果兔出没" w:date="2024-11-10T21:18:13Z">
        <w:r>
          <w:rPr>
            <w:color w:val="404040"/>
          </w:rPr>
          <w:delText>•</w:delText>
        </w:r>
      </w:del>
      <w:del w:id="1573" w:author="果果兔出没" w:date="2024-11-10T21:18:13Z">
        <w:r>
          <w:rPr>
            <w:color w:val="404040"/>
            <w:spacing w:val="38"/>
          </w:rPr>
          <w:delText xml:space="preserve"> </w:delText>
        </w:r>
      </w:del>
      <w:del w:id="1574" w:author="果果兔出没" w:date="2024-11-10T21:18:13Z">
        <w:r>
          <w:rPr>
            <w:color w:val="404040"/>
          </w:rPr>
          <w:delText>Enhanced the analytical ability of</w:delText>
        </w:r>
      </w:del>
      <w:del w:id="1575" w:author="果果兔出没" w:date="2024-11-10T21:18:13Z">
        <w:r>
          <w:rPr>
            <w:color w:val="404040"/>
            <w:spacing w:val="-16"/>
          </w:rPr>
          <w:delText xml:space="preserve"> </w:delText>
        </w:r>
      </w:del>
      <w:del w:id="1576" w:author="果果兔出没" w:date="2024-11-10T21:18:13Z">
        <w:r>
          <w:rPr>
            <w:color w:val="404040"/>
          </w:rPr>
          <w:delText>the model trough Fine-tuning technology and gave t</w:delText>
        </w:r>
      </w:del>
      <w:del w:id="1577" w:author="果果兔出没" w:date="2024-11-10T21:18:13Z">
        <w:r>
          <w:rPr>
            <w:color w:val="404040"/>
            <w:spacing w:val="-1"/>
          </w:rPr>
          <w:delText>echnical</w:delText>
        </w:r>
      </w:del>
      <w:del w:id="1578" w:author="果果兔出没" w:date="2024-11-10T21:18:13Z">
        <w:r>
          <w:rPr>
            <w:color w:val="404040"/>
            <w:spacing w:val="9"/>
          </w:rPr>
          <w:delText xml:space="preserve"> </w:delText>
        </w:r>
      </w:del>
      <w:del w:id="1579" w:author="果果兔出没" w:date="2024-11-10T21:18:13Z">
        <w:r>
          <w:rPr>
            <w:color w:val="404040"/>
            <w:spacing w:val="-1"/>
          </w:rPr>
          <w:delText>support</w:delText>
        </w:r>
      </w:del>
      <w:del w:id="1580" w:author="果果兔出没" w:date="2024-11-10T21:18:13Z">
        <w:r>
          <w:rPr>
            <w:color w:val="404040"/>
            <w:spacing w:val="8"/>
          </w:rPr>
          <w:delText xml:space="preserve"> </w:delText>
        </w:r>
      </w:del>
      <w:del w:id="1581" w:author="果果兔出没" w:date="2024-11-10T21:18:13Z">
        <w:r>
          <w:rPr>
            <w:color w:val="404040"/>
            <w:spacing w:val="-1"/>
          </w:rPr>
          <w:delText>for</w:delText>
        </w:r>
      </w:del>
      <w:del w:id="1582" w:author="果果兔出没" w:date="2024-11-10T21:18:13Z">
        <w:r>
          <w:rPr>
            <w:color w:val="404040"/>
            <w:spacing w:val="6"/>
          </w:rPr>
          <w:delText xml:space="preserve"> </w:delText>
        </w:r>
      </w:del>
      <w:del w:id="1583" w:author="果果兔出没" w:date="2024-11-10T21:18:13Z">
        <w:r>
          <w:rPr>
            <w:color w:val="404040"/>
            <w:spacing w:val="-1"/>
          </w:rPr>
          <w:delText>complex</w:delText>
        </w:r>
      </w:del>
      <w:del w:id="1584" w:author="果果兔出没" w:date="2024-11-10T21:18:13Z">
        <w:r>
          <w:rPr>
            <w:color w:val="404040"/>
          </w:rPr>
          <w:delText xml:space="preserve"> </w:delText>
        </w:r>
      </w:del>
      <w:del w:id="1585" w:author="果果兔出没" w:date="2024-11-10T21:18:13Z">
        <w:r>
          <w:rPr>
            <w:color w:val="404040"/>
            <w:spacing w:val="-1"/>
          </w:rPr>
          <w:delText>analysis and decision making;</w:delText>
        </w:r>
      </w:del>
    </w:p>
    <w:p>
      <w:pPr>
        <w:pStyle w:val="2"/>
        <w:spacing w:before="148" w:after="0" w:afterLines="501" w:afterAutospacing="0" w:line="214" w:lineRule="auto"/>
        <w:ind w:right="391"/>
        <w:rPr>
          <w:del w:id="1587" w:author="果果兔出没" w:date="2024-11-10T21:18:13Z"/>
        </w:rPr>
        <w:pPrChange w:id="1586" w:author="果果兔出没" w:date="2024-11-12T15:10:27Z">
          <w:pPr>
            <w:pStyle w:val="2"/>
            <w:spacing w:before="148" w:after="0" w:afterLines="501" w:afterAutospacing="0" w:line="276" w:lineRule="auto"/>
            <w:ind w:right="391"/>
          </w:pPr>
        </w:pPrChange>
      </w:pPr>
      <w:del w:id="1588" w:author="果果兔出没" w:date="2024-11-10T21:18:13Z">
        <w:r>
          <w:rPr>
            <w:color w:val="404040"/>
          </w:rPr>
          <w:delText>•</w:delText>
        </w:r>
      </w:del>
      <w:del w:id="1589" w:author="果果兔出没" w:date="2024-11-10T21:18:13Z">
        <w:r>
          <w:rPr>
            <w:color w:val="404040"/>
            <w:spacing w:val="35"/>
          </w:rPr>
          <w:delText xml:space="preserve"> </w:delText>
        </w:r>
      </w:del>
      <w:del w:id="1590" w:author="果果兔出没" w:date="2024-11-10T21:18:13Z">
        <w:r>
          <w:rPr>
            <w:color w:val="404040"/>
          </w:rPr>
          <w:delText xml:space="preserve">Utilize Neo4j graph database technology to visualize the knowledge graph, optimizing </w:delText>
        </w:r>
      </w:del>
      <w:del w:id="1591" w:author="果果兔出没" w:date="2024-11-10T21:18:13Z">
        <w:r>
          <w:rPr>
            <w:color w:val="404040"/>
            <w:spacing w:val="-1"/>
          </w:rPr>
          <w:delText>query performance and</w:delText>
        </w:r>
      </w:del>
      <w:del w:id="1592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593" w:author="果果兔出没" w:date="2024-11-10T21:18:13Z">
        <w:r>
          <w:rPr>
            <w:color w:val="404040"/>
            <w:spacing w:val="-1"/>
          </w:rPr>
          <w:delText>data</w:delText>
        </w:r>
      </w:del>
      <w:del w:id="1594" w:author="果果兔出没" w:date="2024-11-10T21:18:13Z">
        <w:r>
          <w:rPr>
            <w:color w:val="404040"/>
          </w:rPr>
          <w:delText xml:space="preserve"> </w:delText>
        </w:r>
      </w:del>
      <w:del w:id="1595" w:author="果果兔出没" w:date="2024-11-10T21:18:13Z">
        <w:r>
          <w:rPr>
            <w:color w:val="404040"/>
            <w:spacing w:val="-1"/>
          </w:rPr>
          <w:delText>integration processes.</w:delText>
        </w:r>
      </w:del>
    </w:p>
    <w:p>
      <w:pPr>
        <w:pStyle w:val="2"/>
        <w:spacing w:before="156" w:after="0" w:afterLines="501" w:afterAutospacing="0" w:line="214" w:lineRule="auto"/>
        <w:rPr>
          <w:del w:id="1597" w:author="果果兔出没" w:date="2024-11-10T21:18:13Z"/>
        </w:rPr>
        <w:pPrChange w:id="1596" w:author="果果兔出没" w:date="2024-11-12T15:10:27Z">
          <w:pPr>
            <w:pStyle w:val="2"/>
            <w:spacing w:before="156" w:after="0" w:afterLines="501" w:afterAutospacing="0" w:line="187" w:lineRule="auto"/>
          </w:pPr>
        </w:pPrChange>
      </w:pPr>
      <w:del w:id="1598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18" name="IM 1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 18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600" w:author="果果兔出没" w:date="2024-11-10T21:18:13Z">
        <w:r>
          <w:rPr>
            <w:b/>
            <w:bCs/>
            <w:color w:val="404040"/>
            <w:spacing w:val="13"/>
            <w:w w:val="101"/>
          </w:rPr>
          <w:delText xml:space="preserve">   </w:delText>
        </w:r>
      </w:del>
      <w:del w:id="1601" w:author="果果兔出没" w:date="2024-11-10T21:18:13Z">
        <w:r>
          <w:rPr>
            <w:b/>
            <w:bCs/>
            <w:color w:val="404040"/>
          </w:rPr>
          <w:delText>12/2023                  Software Develo</w:delText>
        </w:r>
      </w:del>
      <w:del w:id="1602" w:author="果果兔出没" w:date="2024-11-10T21:18:13Z">
        <w:r>
          <w:rPr>
            <w:b/>
            <w:bCs/>
            <w:color w:val="404040"/>
            <w:spacing w:val="-1"/>
          </w:rPr>
          <w:delText>pment Assistant</w:delText>
        </w:r>
      </w:del>
      <w:del w:id="1603" w:author="果果兔出没" w:date="2024-11-10T21:18:13Z">
        <w:r>
          <w:rPr>
            <w:b/>
            <w:bCs/>
            <w:color w:val="404040"/>
            <w:spacing w:val="5"/>
          </w:rPr>
          <w:delText xml:space="preserve"> </w:delText>
        </w:r>
      </w:del>
      <w:del w:id="1604" w:author="果果兔出没" w:date="2024-11-10T21:18:13Z">
        <w:r>
          <w:rPr>
            <w:b/>
            <w:bCs/>
            <w:color w:val="404040"/>
            <w:spacing w:val="-1"/>
          </w:rPr>
          <w:delText>Engineer</w:delText>
        </w:r>
      </w:del>
      <w:del w:id="1605" w:author="果果兔出没" w:date="2024-11-10T21:18:13Z">
        <w:r>
          <w:rPr>
            <w:b/>
            <w:bCs/>
            <w:color w:val="404040"/>
            <w:spacing w:val="13"/>
            <w:w w:val="101"/>
          </w:rPr>
          <w:delText xml:space="preserve"> </w:delText>
        </w:r>
      </w:del>
      <w:del w:id="1606" w:author="果果兔出没" w:date="2024-11-10T21:18:13Z">
        <w:r>
          <w:rPr>
            <w:b/>
            <w:bCs/>
            <w:color w:val="404040"/>
            <w:spacing w:val="-1"/>
          </w:rPr>
          <w:delText>|</w:delText>
        </w:r>
      </w:del>
      <w:del w:id="1607" w:author="果果兔出没" w:date="2024-11-10T21:18:13Z">
        <w:r>
          <w:rPr>
            <w:b/>
            <w:bCs/>
            <w:color w:val="404040"/>
            <w:spacing w:val="8"/>
          </w:rPr>
          <w:delText xml:space="preserve"> </w:delText>
        </w:r>
      </w:del>
      <w:del w:id="1608" w:author="果果兔出没" w:date="2024-11-10T21:18:13Z">
        <w:r>
          <w:rPr>
            <w:b/>
            <w:bCs/>
            <w:color w:val="404040"/>
            <w:spacing w:val="-1"/>
          </w:rPr>
          <w:delText>Taiji</w:delText>
        </w:r>
      </w:del>
      <w:del w:id="1609" w:author="果果兔出没" w:date="2024-11-10T21:18:13Z">
        <w:r>
          <w:rPr>
            <w:b/>
            <w:bCs/>
            <w:color w:val="404040"/>
            <w:spacing w:val="8"/>
          </w:rPr>
          <w:delText xml:space="preserve"> </w:delText>
        </w:r>
      </w:del>
      <w:del w:id="1610" w:author="果果兔出没" w:date="2024-11-10T21:18:13Z">
        <w:r>
          <w:rPr>
            <w:b/>
            <w:bCs/>
            <w:color w:val="404040"/>
            <w:spacing w:val="-1"/>
          </w:rPr>
          <w:delText>Computing</w:delText>
        </w:r>
      </w:del>
      <w:del w:id="1611" w:author="果果兔出没" w:date="2024-11-10T21:18:13Z">
        <w:r>
          <w:rPr>
            <w:b/>
            <w:bCs/>
            <w:color w:val="404040"/>
            <w:spacing w:val="9"/>
          </w:rPr>
          <w:delText xml:space="preserve"> </w:delText>
        </w:r>
      </w:del>
      <w:del w:id="1612" w:author="果果兔出没" w:date="2024-11-10T21:18:13Z">
        <w:r>
          <w:rPr>
            <w:b/>
            <w:bCs/>
            <w:color w:val="404040"/>
            <w:spacing w:val="-1"/>
          </w:rPr>
          <w:delText>(Shaanxi)</w:delText>
        </w:r>
      </w:del>
      <w:del w:id="1613" w:author="果果兔出没" w:date="2024-11-10T21:18:13Z">
        <w:r>
          <w:rPr>
            <w:b/>
            <w:bCs/>
            <w:color w:val="404040"/>
            <w:spacing w:val="8"/>
          </w:rPr>
          <w:delText xml:space="preserve"> </w:delText>
        </w:r>
      </w:del>
      <w:del w:id="1614" w:author="果果兔出没" w:date="2024-11-10T21:18:13Z">
        <w:r>
          <w:rPr>
            <w:b/>
            <w:bCs/>
            <w:color w:val="404040"/>
            <w:spacing w:val="-1"/>
          </w:rPr>
          <w:delText>Co.,</w:delText>
        </w:r>
      </w:del>
      <w:del w:id="1615" w:author="果果兔出没" w:date="2024-11-10T21:18:13Z">
        <w:r>
          <w:rPr>
            <w:b/>
            <w:bCs/>
            <w:color w:val="404040"/>
            <w:spacing w:val="4"/>
          </w:rPr>
          <w:delText xml:space="preserve"> </w:delText>
        </w:r>
      </w:del>
      <w:del w:id="1616" w:author="果果兔出没" w:date="2024-11-10T21:18:13Z">
        <w:r>
          <w:rPr>
            <w:b/>
            <w:bCs/>
            <w:color w:val="404040"/>
            <w:spacing w:val="-1"/>
          </w:rPr>
          <w:delText>Ltd</w:delText>
        </w:r>
      </w:del>
    </w:p>
    <w:p>
      <w:pPr>
        <w:pStyle w:val="2"/>
        <w:spacing w:before="141" w:after="0" w:afterLines="501" w:afterAutospacing="0" w:line="214" w:lineRule="auto"/>
        <w:ind w:right="735"/>
        <w:rPr>
          <w:del w:id="1618" w:author="果果兔出没" w:date="2024-11-10T21:18:13Z"/>
        </w:rPr>
        <w:pPrChange w:id="1617" w:author="果果兔出没" w:date="2024-11-12T15:10:27Z">
          <w:pPr>
            <w:pStyle w:val="2"/>
            <w:spacing w:before="141" w:after="0" w:afterLines="501" w:afterAutospacing="0" w:line="298" w:lineRule="auto"/>
            <w:ind w:right="735"/>
          </w:pPr>
        </w:pPrChange>
      </w:pPr>
      <w:del w:id="1619" w:author="果果兔出没" w:date="2024-11-10T21:18:13Z">
        <w:r>
          <w:rPr>
            <w:color w:val="404040"/>
            <w:spacing w:val="-1"/>
          </w:rPr>
          <w:delText>•</w:delText>
        </w:r>
      </w:del>
      <w:del w:id="1620" w:author="果果兔出没" w:date="2024-11-10T21:18:13Z">
        <w:r>
          <w:rPr>
            <w:color w:val="404040"/>
            <w:spacing w:val="37"/>
          </w:rPr>
          <w:delText xml:space="preserve"> </w:delText>
        </w:r>
      </w:del>
      <w:del w:id="1621" w:author="果果兔出没" w:date="2024-11-10T21:18:13Z">
        <w:r>
          <w:rPr>
            <w:color w:val="404040"/>
            <w:spacing w:val="-1"/>
          </w:rPr>
          <w:delText>Mainly involved in the research and testing of</w:delText>
        </w:r>
      </w:del>
      <w:del w:id="1622" w:author="果果兔出没" w:date="2024-11-10T21:18:13Z">
        <w:r>
          <w:rPr>
            <w:color w:val="404040"/>
            <w:spacing w:val="-12"/>
          </w:rPr>
          <w:delText xml:space="preserve"> </w:delText>
        </w:r>
      </w:del>
      <w:del w:id="1623" w:author="果果兔出没" w:date="2024-11-10T21:18:13Z">
        <w:r>
          <w:rPr>
            <w:color w:val="404040"/>
            <w:spacing w:val="-1"/>
          </w:rPr>
          <w:delText>software units related to data visualization and three-dimensional</w:delText>
        </w:r>
      </w:del>
      <w:del w:id="1624" w:author="果果兔出没" w:date="2024-11-10T21:18:13Z">
        <w:r>
          <w:rPr>
            <w:color w:val="404040"/>
          </w:rPr>
          <w:delText xml:space="preserve"> </w:delText>
        </w:r>
      </w:del>
      <w:del w:id="1625" w:author="果果兔出没" w:date="2024-11-10T21:18:13Z">
        <w:r>
          <w:rPr>
            <w:color w:val="404040"/>
            <w:spacing w:val="-1"/>
          </w:rPr>
          <w:delText>reconstruction.</w:delText>
        </w:r>
      </w:del>
    </w:p>
    <w:p>
      <w:pPr>
        <w:pStyle w:val="2"/>
        <w:spacing w:before="121" w:after="0" w:afterLines="501" w:afterAutospacing="0" w:line="214" w:lineRule="auto"/>
        <w:rPr>
          <w:del w:id="1627" w:author="果果兔出没" w:date="2024-11-10T21:18:13Z"/>
        </w:rPr>
        <w:pPrChange w:id="1626" w:author="果果兔出没" w:date="2024-11-12T15:10:27Z">
          <w:pPr>
            <w:pStyle w:val="2"/>
            <w:spacing w:before="121" w:after="0" w:afterLines="501" w:afterAutospacing="0" w:line="230" w:lineRule="auto"/>
          </w:pPr>
        </w:pPrChange>
      </w:pPr>
      <w:del w:id="1628" w:author="果果兔出没" w:date="2024-11-10T21:18:13Z">
        <w:r>
          <w:rPr>
            <w:b/>
            <w:bCs/>
            <w:spacing w:val="-1"/>
          </w:rPr>
          <w:delText>HONORS &amp; CERTIFICATE</w:delText>
        </w:r>
      </w:del>
    </w:p>
    <w:p>
      <w:pPr>
        <w:spacing w:after="0" w:afterLines="501" w:afterAutospacing="0" w:line="214" w:lineRule="auto"/>
        <w:rPr>
          <w:del w:id="1630" w:author="果果兔出没" w:date="2024-11-10T21:18:13Z"/>
        </w:rPr>
        <w:sectPr>
          <w:footerReference r:id="rId6" w:type="default"/>
          <w:pgSz w:w="11907" w:h="16839"/>
          <w:pgMar w:top="627" w:right="818" w:bottom="931" w:left="679" w:header="0" w:footer="922" w:gutter="0"/>
          <w:cols w:space="720" w:num="1"/>
        </w:sectPr>
        <w:pPrChange w:id="1629" w:author="果果兔出没" w:date="2024-11-12T15:10:27Z">
          <w:pPr>
            <w:spacing w:after="0" w:afterLines="501" w:afterAutospacing="0" w:line="230" w:lineRule="auto"/>
          </w:pPr>
        </w:pPrChange>
      </w:pPr>
    </w:p>
    <w:p>
      <w:pPr>
        <w:pStyle w:val="2"/>
        <w:spacing w:before="32" w:after="0" w:afterLines="501" w:afterAutospacing="0" w:line="214" w:lineRule="auto"/>
        <w:rPr>
          <w:del w:id="1632" w:author="果果兔出没" w:date="2024-11-10T21:18:13Z"/>
        </w:rPr>
        <w:pPrChange w:id="1631" w:author="果果兔出没" w:date="2024-11-12T15:10:27Z">
          <w:pPr>
            <w:pStyle w:val="2"/>
            <w:spacing w:before="32" w:after="0" w:afterLines="501" w:afterAutospacing="0" w:line="190" w:lineRule="auto"/>
          </w:pPr>
        </w:pPrChange>
      </w:pPr>
      <w:del w:id="1633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20" name="IM 2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IM 20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635" w:author="果果兔出没" w:date="2024-11-10T21:18:13Z">
        <w:r>
          <w:rPr>
            <w:b/>
            <w:bCs/>
            <w:color w:val="404040"/>
            <w:spacing w:val="13"/>
            <w:w w:val="101"/>
          </w:rPr>
          <w:delText xml:space="preserve">   </w:delText>
        </w:r>
      </w:del>
      <w:del w:id="1636" w:author="果果兔出没" w:date="2024-11-10T21:18:13Z">
        <w:r>
          <w:rPr>
            <w:b/>
            <w:bCs/>
            <w:color w:val="404040"/>
          </w:rPr>
          <w:delText>07/2024                 Dean’s</w:delText>
        </w:r>
      </w:del>
      <w:del w:id="1637" w:author="果果兔出没" w:date="2024-11-10T21:18:13Z">
        <w:r>
          <w:rPr>
            <w:b/>
            <w:bCs/>
            <w:color w:val="404040"/>
            <w:spacing w:val="8"/>
          </w:rPr>
          <w:delText xml:space="preserve"> </w:delText>
        </w:r>
      </w:del>
      <w:del w:id="1638" w:author="果果兔出没" w:date="2024-11-10T21:18:13Z">
        <w:r>
          <w:rPr>
            <w:b/>
            <w:bCs/>
            <w:color w:val="404040"/>
          </w:rPr>
          <w:delText>List</w:delText>
        </w:r>
      </w:del>
      <w:del w:id="1639" w:author="果果兔出没" w:date="2024-11-10T21:18:13Z">
        <w:r>
          <w:rPr>
            <w:b/>
            <w:bCs/>
            <w:color w:val="404040"/>
            <w:spacing w:val="4"/>
          </w:rPr>
          <w:delText xml:space="preserve"> </w:delText>
        </w:r>
      </w:del>
      <w:del w:id="1640" w:author="果果兔出没" w:date="2024-11-10T21:18:13Z">
        <w:r>
          <w:rPr>
            <w:b/>
            <w:bCs/>
            <w:color w:val="404040"/>
          </w:rPr>
          <w:delText>2023-2024</w:delText>
        </w:r>
      </w:del>
      <w:del w:id="1641" w:author="果果兔出没" w:date="2024-11-10T21:18:13Z">
        <w:r>
          <w:rPr>
            <w:color w:val="404040"/>
          </w:rPr>
          <w:delText>,</w:delText>
        </w:r>
      </w:del>
      <w:del w:id="1642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643" w:author="果果兔出没" w:date="2024-11-10T21:18:13Z">
        <w:r>
          <w:rPr>
            <w:color w:val="404040"/>
          </w:rPr>
          <w:delText>Top</w:delText>
        </w:r>
      </w:del>
      <w:del w:id="1644" w:author="果果兔出没" w:date="2024-11-10T21:18:13Z">
        <w:r>
          <w:rPr>
            <w:color w:val="404040"/>
            <w:spacing w:val="22"/>
            <w:w w:val="101"/>
          </w:rPr>
          <w:delText xml:space="preserve"> </w:delText>
        </w:r>
      </w:del>
      <w:del w:id="1645" w:author="果果兔出没" w:date="2024-11-10T21:18:13Z">
        <w:r>
          <w:rPr>
            <w:color w:val="404040"/>
          </w:rPr>
          <w:delText>10%</w:delText>
        </w:r>
      </w:del>
      <w:del w:id="1646" w:author="果果兔出没" w:date="2024-11-10T21:18:13Z">
        <w:r>
          <w:rPr>
            <w:color w:val="404040"/>
            <w:spacing w:val="4"/>
          </w:rPr>
          <w:delText xml:space="preserve"> </w:delText>
        </w:r>
      </w:del>
      <w:del w:id="1647" w:author="果果兔出没" w:date="2024-11-10T21:18:13Z">
        <w:r>
          <w:rPr>
            <w:color w:val="404040"/>
          </w:rPr>
          <w:delText>in</w:delText>
        </w:r>
      </w:del>
      <w:del w:id="1648" w:author="果果兔出没" w:date="2024-11-10T21:18:13Z">
        <w:r>
          <w:rPr>
            <w:color w:val="404040"/>
            <w:spacing w:val="4"/>
          </w:rPr>
          <w:delText xml:space="preserve"> </w:delText>
        </w:r>
      </w:del>
      <w:del w:id="1649" w:author="果果兔出没" w:date="2024-11-10T21:18:13Z">
        <w:r>
          <w:rPr>
            <w:color w:val="404040"/>
          </w:rPr>
          <w:delText>the</w:delText>
        </w:r>
      </w:del>
      <w:del w:id="1650" w:author="果果兔出没" w:date="2024-11-10T21:18:13Z">
        <w:r>
          <w:rPr>
            <w:color w:val="404040"/>
            <w:spacing w:val="2"/>
          </w:rPr>
          <w:delText xml:space="preserve"> </w:delText>
        </w:r>
      </w:del>
      <w:del w:id="1651" w:author="果果兔出没" w:date="2024-11-10T21:18:13Z">
        <w:r>
          <w:rPr>
            <w:color w:val="404040"/>
          </w:rPr>
          <w:delText>Faculty</w:delText>
        </w:r>
      </w:del>
      <w:del w:id="1652" w:author="果果兔出没" w:date="2024-11-10T21:18:13Z">
        <w:r>
          <w:rPr>
            <w:color w:val="404040"/>
            <w:spacing w:val="3"/>
          </w:rPr>
          <w:delText xml:space="preserve"> </w:delText>
        </w:r>
      </w:del>
      <w:del w:id="1653" w:author="果果兔出没" w:date="2024-11-10T21:18:13Z">
        <w:r>
          <w:rPr>
            <w:color w:val="404040"/>
          </w:rPr>
          <w:delText>of</w:delText>
        </w:r>
      </w:del>
      <w:del w:id="1654" w:author="果果兔出没" w:date="2024-11-10T21:18:13Z">
        <w:r>
          <w:rPr>
            <w:color w:val="404040"/>
            <w:spacing w:val="-16"/>
          </w:rPr>
          <w:delText xml:space="preserve"> </w:delText>
        </w:r>
      </w:del>
      <w:del w:id="1655" w:author="果果兔出没" w:date="2024-11-10T21:18:13Z">
        <w:r>
          <w:rPr>
            <w:color w:val="404040"/>
          </w:rPr>
          <w:delText>Engineering,</w:delText>
        </w:r>
      </w:del>
      <w:del w:id="1656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657" w:author="果果兔出没" w:date="2024-11-10T21:18:13Z">
        <w:r>
          <w:rPr>
            <w:color w:val="404040"/>
          </w:rPr>
          <w:delText>CUHK</w:delText>
        </w:r>
      </w:del>
    </w:p>
    <w:p>
      <w:pPr>
        <w:pStyle w:val="2"/>
        <w:spacing w:before="151" w:after="0" w:afterLines="501" w:afterAutospacing="0" w:line="214" w:lineRule="auto"/>
        <w:rPr>
          <w:del w:id="1659" w:author="果果兔出没" w:date="2024-11-10T21:18:13Z"/>
        </w:rPr>
        <w:pPrChange w:id="1658" w:author="果果兔出没" w:date="2024-11-12T15:10:27Z">
          <w:pPr>
            <w:pStyle w:val="2"/>
            <w:spacing w:before="151" w:after="0" w:afterLines="501" w:afterAutospacing="0" w:line="187" w:lineRule="auto"/>
          </w:pPr>
        </w:pPrChange>
      </w:pPr>
      <w:del w:id="1660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22" name="IM 2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IM 2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662" w:author="果果兔出没" w:date="2024-11-10T21:18:13Z">
        <w:r>
          <w:rPr>
            <w:b/>
            <w:bCs/>
            <w:color w:val="404040"/>
            <w:spacing w:val="11"/>
            <w:w w:val="102"/>
          </w:rPr>
          <w:delText xml:space="preserve">   </w:delText>
        </w:r>
      </w:del>
      <w:del w:id="1663" w:author="果果兔出没" w:date="2024-11-10T21:18:13Z">
        <w:r>
          <w:rPr>
            <w:b/>
            <w:bCs/>
            <w:color w:val="404040"/>
          </w:rPr>
          <w:delText>05/2024                  CSE Scholarship 2023-24 -Silver A</w:delText>
        </w:r>
      </w:del>
      <w:del w:id="1664" w:author="果果兔出没" w:date="2024-11-10T21:18:13Z">
        <w:r>
          <w:rPr>
            <w:b/>
            <w:bCs/>
            <w:color w:val="404040"/>
            <w:spacing w:val="-1"/>
          </w:rPr>
          <w:delText>ward</w:delText>
        </w:r>
      </w:del>
      <w:del w:id="1665" w:author="果果兔出没" w:date="2024-11-10T21:18:13Z">
        <w:r>
          <w:rPr>
            <w:color w:val="404040"/>
            <w:spacing w:val="-1"/>
          </w:rPr>
          <w:delText>, CUHK</w:delText>
        </w:r>
      </w:del>
    </w:p>
    <w:p>
      <w:pPr>
        <w:pStyle w:val="2"/>
        <w:spacing w:before="147" w:after="0" w:afterLines="501" w:afterAutospacing="0" w:line="214" w:lineRule="auto"/>
        <w:rPr>
          <w:del w:id="1667" w:author="果果兔出没" w:date="2024-11-10T21:18:13Z"/>
        </w:rPr>
        <w:pPrChange w:id="1666" w:author="果果兔出没" w:date="2024-11-12T15:10:27Z">
          <w:pPr>
            <w:pStyle w:val="2"/>
            <w:spacing w:before="147" w:after="0" w:afterLines="501" w:afterAutospacing="0" w:line="190" w:lineRule="auto"/>
          </w:pPr>
        </w:pPrChange>
      </w:pPr>
      <w:del w:id="1668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24" name="IM 2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" name="IM 24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670" w:author="果果兔出没" w:date="2024-11-10T21:18:13Z">
        <w:r>
          <w:rPr>
            <w:b/>
            <w:bCs/>
            <w:color w:val="404040"/>
            <w:spacing w:val="11"/>
            <w:w w:val="102"/>
          </w:rPr>
          <w:delText xml:space="preserve">   </w:delText>
        </w:r>
      </w:del>
      <w:del w:id="1671" w:author="果果兔出没" w:date="2024-11-10T21:18:13Z">
        <w:r>
          <w:rPr>
            <w:b/>
            <w:bCs/>
            <w:color w:val="404040"/>
          </w:rPr>
          <w:delText>09/2023                  Certification for Student Helpe</w:delText>
        </w:r>
      </w:del>
      <w:del w:id="1672" w:author="果果兔出没" w:date="2024-11-10T21:18:13Z">
        <w:r>
          <w:rPr>
            <w:b/>
            <w:bCs/>
            <w:color w:val="404040"/>
            <w:spacing w:val="-1"/>
          </w:rPr>
          <w:delText>r for the</w:delText>
        </w:r>
      </w:del>
      <w:del w:id="1673" w:author="果果兔出没" w:date="2024-11-10T21:18:13Z">
        <w:r>
          <w:rPr>
            <w:b/>
            <w:bCs/>
            <w:color w:val="404040"/>
            <w:spacing w:val="7"/>
          </w:rPr>
          <w:delText xml:space="preserve"> </w:delText>
        </w:r>
      </w:del>
      <w:del w:id="1674" w:author="果果兔出没" w:date="2024-11-10T21:18:13Z">
        <w:r>
          <w:rPr>
            <w:b/>
            <w:bCs/>
            <w:color w:val="404040"/>
            <w:spacing w:val="-1"/>
          </w:rPr>
          <w:delText>College Assembly</w:delText>
        </w:r>
      </w:del>
      <w:del w:id="1675" w:author="果果兔出没" w:date="2024-11-10T21:18:13Z">
        <w:r>
          <w:rPr>
            <w:color w:val="404040"/>
            <w:spacing w:val="-1"/>
          </w:rPr>
          <w:delText>,</w:delText>
        </w:r>
      </w:del>
      <w:del w:id="1676" w:author="果果兔出没" w:date="2024-11-10T21:18:13Z">
        <w:r>
          <w:rPr>
            <w:color w:val="404040"/>
            <w:spacing w:val="12"/>
          </w:rPr>
          <w:delText xml:space="preserve"> </w:delText>
        </w:r>
      </w:del>
      <w:del w:id="1677" w:author="果果兔出没" w:date="2024-11-10T21:18:13Z">
        <w:r>
          <w:rPr>
            <w:color w:val="404040"/>
            <w:spacing w:val="-1"/>
          </w:rPr>
          <w:delText>Shaw</w:delText>
        </w:r>
      </w:del>
      <w:del w:id="1678" w:author="果果兔出没" w:date="2024-11-10T21:18:13Z">
        <w:r>
          <w:rPr>
            <w:color w:val="404040"/>
            <w:spacing w:val="4"/>
          </w:rPr>
          <w:delText xml:space="preserve"> </w:delText>
        </w:r>
      </w:del>
      <w:del w:id="1679" w:author="果果兔出没" w:date="2024-11-10T21:18:13Z">
        <w:r>
          <w:rPr>
            <w:color w:val="404040"/>
            <w:spacing w:val="-1"/>
          </w:rPr>
          <w:delText>College,</w:delText>
        </w:r>
      </w:del>
      <w:del w:id="1680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681" w:author="果果兔出没" w:date="2024-11-10T21:18:13Z">
        <w:r>
          <w:rPr>
            <w:color w:val="404040"/>
            <w:spacing w:val="-1"/>
          </w:rPr>
          <w:delText>CUHK</w:delText>
        </w:r>
      </w:del>
    </w:p>
    <w:p>
      <w:pPr>
        <w:pStyle w:val="2"/>
        <w:spacing w:before="148" w:after="0" w:afterLines="501" w:afterAutospacing="0" w:line="214" w:lineRule="auto"/>
        <w:rPr>
          <w:del w:id="1683" w:author="果果兔出没" w:date="2024-11-10T21:18:13Z"/>
        </w:rPr>
        <w:pPrChange w:id="1682" w:author="果果兔出没" w:date="2024-11-12T15:10:27Z">
          <w:pPr>
            <w:pStyle w:val="2"/>
            <w:spacing w:before="148" w:after="0" w:afterLines="501" w:afterAutospacing="0" w:line="190" w:lineRule="auto"/>
          </w:pPr>
        </w:pPrChange>
      </w:pPr>
      <w:del w:id="1684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7310"/>
              <wp:effectExtent l="0" t="0" r="0" b="0"/>
              <wp:docPr id="26" name="IM 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IM 26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56" cy="673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686" w:author="果果兔出没" w:date="2024-11-10T21:18:13Z">
        <w:r>
          <w:rPr>
            <w:b/>
            <w:bCs/>
            <w:color w:val="404040"/>
            <w:spacing w:val="11"/>
            <w:w w:val="101"/>
          </w:rPr>
          <w:delText xml:space="preserve">   </w:delText>
        </w:r>
      </w:del>
      <w:del w:id="1687" w:author="果果兔出没" w:date="2024-11-10T21:18:13Z">
        <w:r>
          <w:rPr>
            <w:b/>
            <w:bCs/>
            <w:color w:val="404040"/>
          </w:rPr>
          <w:delText>07/2023                  Dean’s List 2022-2023</w:delText>
        </w:r>
      </w:del>
      <w:del w:id="1688" w:author="果果兔出没" w:date="2024-11-10T21:18:13Z">
        <w:r>
          <w:rPr>
            <w:color w:val="404040"/>
          </w:rPr>
          <w:delText>, Top</w:delText>
        </w:r>
      </w:del>
      <w:del w:id="1689" w:author="果果兔出没" w:date="2024-11-10T21:18:13Z">
        <w:r>
          <w:rPr>
            <w:color w:val="404040"/>
            <w:spacing w:val="21"/>
          </w:rPr>
          <w:delText xml:space="preserve"> </w:delText>
        </w:r>
      </w:del>
      <w:del w:id="1690" w:author="果果兔出没" w:date="2024-11-10T21:18:13Z">
        <w:r>
          <w:rPr>
            <w:color w:val="404040"/>
          </w:rPr>
          <w:delText>10% in the Faculty of</w:delText>
        </w:r>
      </w:del>
      <w:del w:id="1691" w:author="果果兔出没" w:date="2024-11-10T21:18:13Z">
        <w:r>
          <w:rPr>
            <w:color w:val="404040"/>
            <w:spacing w:val="-17"/>
          </w:rPr>
          <w:delText xml:space="preserve"> </w:delText>
        </w:r>
      </w:del>
      <w:del w:id="1692" w:author="果果兔出没" w:date="2024-11-10T21:18:13Z">
        <w:r>
          <w:rPr>
            <w:color w:val="404040"/>
          </w:rPr>
          <w:delText>En</w:delText>
        </w:r>
      </w:del>
      <w:del w:id="1693" w:author="果果兔出没" w:date="2024-11-10T21:18:13Z">
        <w:r>
          <w:rPr>
            <w:color w:val="404040"/>
            <w:spacing w:val="-1"/>
          </w:rPr>
          <w:delText>gineering, CUHK</w:delText>
        </w:r>
      </w:del>
    </w:p>
    <w:p>
      <w:pPr>
        <w:pStyle w:val="2"/>
        <w:spacing w:before="148" w:after="0" w:afterLines="501" w:afterAutospacing="0" w:line="214" w:lineRule="auto"/>
        <w:rPr>
          <w:del w:id="1695" w:author="果果兔出没" w:date="2024-11-10T21:18:13Z"/>
        </w:rPr>
        <w:pPrChange w:id="1694" w:author="果果兔出没" w:date="2024-11-12T15:10:27Z">
          <w:pPr>
            <w:pStyle w:val="2"/>
            <w:spacing w:before="148" w:after="0" w:afterLines="501" w:afterAutospacing="0" w:line="190" w:lineRule="auto"/>
          </w:pPr>
        </w:pPrChange>
      </w:pPr>
      <w:del w:id="1696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28" name="IM 2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" name="IM 28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698" w:author="果果兔出没" w:date="2024-11-10T21:18:13Z">
        <w:r>
          <w:rPr>
            <w:b/>
            <w:bCs/>
            <w:color w:val="404040"/>
            <w:spacing w:val="11"/>
            <w:w w:val="102"/>
          </w:rPr>
          <w:delText xml:space="preserve">   </w:delText>
        </w:r>
      </w:del>
      <w:del w:id="1699" w:author="果果兔出没" w:date="2024-11-10T21:18:13Z">
        <w:r>
          <w:rPr>
            <w:b/>
            <w:bCs/>
            <w:color w:val="404040"/>
          </w:rPr>
          <w:delText>02/2023                  Certification for Student H</w:delText>
        </w:r>
      </w:del>
      <w:del w:id="1700" w:author="果果兔出没" w:date="2024-11-10T21:18:13Z">
        <w:r>
          <w:rPr>
            <w:b/>
            <w:bCs/>
            <w:color w:val="404040"/>
            <w:spacing w:val="-1"/>
          </w:rPr>
          <w:delText>elper for</w:delText>
        </w:r>
      </w:del>
      <w:del w:id="1701" w:author="果果兔出没" w:date="2024-11-10T21:18:13Z">
        <w:r>
          <w:rPr>
            <w:b/>
            <w:bCs/>
            <w:color w:val="404040"/>
            <w:spacing w:val="3"/>
          </w:rPr>
          <w:delText xml:space="preserve"> </w:delText>
        </w:r>
      </w:del>
      <w:del w:id="1702" w:author="果果兔出没" w:date="2024-11-10T21:18:13Z">
        <w:r>
          <w:rPr>
            <w:b/>
            <w:bCs/>
            <w:color w:val="404040"/>
            <w:spacing w:val="-1"/>
          </w:rPr>
          <w:delText>the</w:delText>
        </w:r>
      </w:del>
      <w:del w:id="1703" w:author="果果兔出没" w:date="2024-11-10T21:18:13Z">
        <w:r>
          <w:rPr>
            <w:b/>
            <w:bCs/>
            <w:color w:val="404040"/>
            <w:spacing w:val="7"/>
          </w:rPr>
          <w:delText xml:space="preserve"> </w:delText>
        </w:r>
      </w:del>
      <w:del w:id="1704" w:author="果果兔出没" w:date="2024-11-10T21:18:13Z">
        <w:r>
          <w:rPr>
            <w:b/>
            <w:bCs/>
            <w:color w:val="404040"/>
            <w:spacing w:val="-1"/>
          </w:rPr>
          <w:delText>College Assembly</w:delText>
        </w:r>
      </w:del>
      <w:del w:id="1705" w:author="果果兔出没" w:date="2024-11-10T21:18:13Z">
        <w:r>
          <w:rPr>
            <w:color w:val="404040"/>
            <w:spacing w:val="-1"/>
          </w:rPr>
          <w:delText>,</w:delText>
        </w:r>
      </w:del>
      <w:del w:id="1706" w:author="果果兔出没" w:date="2024-11-10T21:18:13Z">
        <w:r>
          <w:rPr>
            <w:color w:val="404040"/>
            <w:spacing w:val="12"/>
          </w:rPr>
          <w:delText xml:space="preserve"> </w:delText>
        </w:r>
      </w:del>
      <w:del w:id="1707" w:author="果果兔出没" w:date="2024-11-10T21:18:13Z">
        <w:r>
          <w:rPr>
            <w:color w:val="404040"/>
            <w:spacing w:val="-1"/>
          </w:rPr>
          <w:delText>Shaw</w:delText>
        </w:r>
      </w:del>
      <w:del w:id="1708" w:author="果果兔出没" w:date="2024-11-10T21:18:13Z">
        <w:r>
          <w:rPr>
            <w:color w:val="404040"/>
            <w:spacing w:val="4"/>
          </w:rPr>
          <w:delText xml:space="preserve"> </w:delText>
        </w:r>
      </w:del>
      <w:del w:id="1709" w:author="果果兔出没" w:date="2024-11-10T21:18:13Z">
        <w:r>
          <w:rPr>
            <w:color w:val="404040"/>
            <w:spacing w:val="-1"/>
          </w:rPr>
          <w:delText>College,</w:delText>
        </w:r>
      </w:del>
      <w:del w:id="1710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711" w:author="果果兔出没" w:date="2024-11-10T21:18:13Z">
        <w:r>
          <w:rPr>
            <w:color w:val="404040"/>
            <w:spacing w:val="-1"/>
          </w:rPr>
          <w:delText>CUHK</w:delText>
        </w:r>
      </w:del>
    </w:p>
    <w:p>
      <w:pPr>
        <w:pStyle w:val="2"/>
        <w:spacing w:before="148" w:after="0" w:afterLines="501" w:afterAutospacing="0" w:line="214" w:lineRule="auto"/>
        <w:rPr>
          <w:del w:id="1713" w:author="果果兔出没" w:date="2024-11-10T21:18:13Z"/>
        </w:rPr>
        <w:pPrChange w:id="1712" w:author="果果兔出没" w:date="2024-11-12T15:10:27Z">
          <w:pPr>
            <w:pStyle w:val="2"/>
            <w:spacing w:before="148" w:after="0" w:afterLines="501" w:afterAutospacing="0" w:line="190" w:lineRule="auto"/>
          </w:pPr>
        </w:pPrChange>
      </w:pPr>
      <w:del w:id="1714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30" name="IM 3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IM 30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716" w:author="果果兔出没" w:date="2024-11-10T21:18:13Z">
        <w:r>
          <w:rPr>
            <w:b/>
            <w:bCs/>
            <w:color w:val="404040"/>
            <w:spacing w:val="11"/>
            <w:w w:val="101"/>
          </w:rPr>
          <w:delText xml:space="preserve">   </w:delText>
        </w:r>
      </w:del>
      <w:del w:id="1717" w:author="果果兔出没" w:date="2024-11-10T21:18:13Z">
        <w:r>
          <w:rPr>
            <w:b/>
            <w:bCs/>
            <w:color w:val="404040"/>
          </w:rPr>
          <w:delText>07/2022                  Dean’s List 2021-2022</w:delText>
        </w:r>
      </w:del>
      <w:del w:id="1718" w:author="果果兔出没" w:date="2024-11-10T21:18:13Z">
        <w:r>
          <w:rPr>
            <w:color w:val="404040"/>
          </w:rPr>
          <w:delText>, Top</w:delText>
        </w:r>
      </w:del>
      <w:del w:id="1719" w:author="果果兔出没" w:date="2024-11-10T21:18:13Z">
        <w:r>
          <w:rPr>
            <w:color w:val="404040"/>
            <w:spacing w:val="21"/>
          </w:rPr>
          <w:delText xml:space="preserve"> </w:delText>
        </w:r>
      </w:del>
      <w:del w:id="1720" w:author="果果兔出没" w:date="2024-11-10T21:18:13Z">
        <w:r>
          <w:rPr>
            <w:color w:val="404040"/>
          </w:rPr>
          <w:delText>10% in the Faculty of</w:delText>
        </w:r>
      </w:del>
      <w:del w:id="1721" w:author="果果兔出没" w:date="2024-11-10T21:18:13Z">
        <w:r>
          <w:rPr>
            <w:color w:val="404040"/>
            <w:spacing w:val="-17"/>
          </w:rPr>
          <w:delText xml:space="preserve"> </w:delText>
        </w:r>
      </w:del>
      <w:del w:id="1722" w:author="果果兔出没" w:date="2024-11-10T21:18:13Z">
        <w:r>
          <w:rPr>
            <w:color w:val="404040"/>
            <w:spacing w:val="-1"/>
          </w:rPr>
          <w:delText>Engineering, CUHK</w:delText>
        </w:r>
      </w:del>
    </w:p>
    <w:p>
      <w:pPr>
        <w:pStyle w:val="2"/>
        <w:spacing w:before="150" w:after="0" w:afterLines="501" w:afterAutospacing="0" w:line="214" w:lineRule="auto"/>
        <w:rPr>
          <w:del w:id="1724" w:author="果果兔出没" w:date="2024-11-10T21:18:13Z"/>
        </w:rPr>
        <w:pPrChange w:id="1723" w:author="果果兔出没" w:date="2024-11-12T15:10:27Z">
          <w:pPr>
            <w:pStyle w:val="2"/>
            <w:spacing w:before="150" w:after="0" w:afterLines="501" w:afterAutospacing="0" w:line="187" w:lineRule="auto"/>
          </w:pPr>
        </w:pPrChange>
      </w:pPr>
      <w:del w:id="1725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32" name="IM 3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" name="IM 3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727" w:author="果果兔出没" w:date="2024-11-10T21:18:13Z">
        <w:r>
          <w:rPr>
            <w:b/>
            <w:bCs/>
            <w:color w:val="404040"/>
            <w:spacing w:val="13"/>
            <w:w w:val="101"/>
          </w:rPr>
          <w:delText xml:space="preserve">   </w:delText>
        </w:r>
      </w:del>
      <w:del w:id="1728" w:author="果果兔出没" w:date="2024-11-10T21:18:13Z">
        <w:r>
          <w:rPr>
            <w:b/>
            <w:bCs/>
            <w:color w:val="404040"/>
          </w:rPr>
          <w:delText>11/2021                  The Chinese University of</w:delText>
        </w:r>
      </w:del>
      <w:del w:id="1729" w:author="果果兔出没" w:date="2024-11-10T21:18:13Z">
        <w:r>
          <w:rPr>
            <w:b/>
            <w:bCs/>
            <w:color w:val="404040"/>
            <w:spacing w:val="-9"/>
          </w:rPr>
          <w:delText xml:space="preserve"> </w:delText>
        </w:r>
      </w:del>
      <w:del w:id="1730" w:author="果果兔出没" w:date="2024-11-10T21:18:13Z">
        <w:r>
          <w:rPr>
            <w:b/>
            <w:bCs/>
            <w:color w:val="404040"/>
            <w:spacing w:val="-1"/>
          </w:rPr>
          <w:delText>Hong Kong</w:delText>
        </w:r>
      </w:del>
      <w:del w:id="1731" w:author="果果兔出没" w:date="2024-11-10T21:18:13Z">
        <w:r>
          <w:rPr>
            <w:b/>
            <w:bCs/>
            <w:color w:val="404040"/>
            <w:spacing w:val="11"/>
            <w:w w:val="101"/>
          </w:rPr>
          <w:delText xml:space="preserve"> </w:delText>
        </w:r>
      </w:del>
      <w:del w:id="1732" w:author="果果兔出没" w:date="2024-11-10T21:18:13Z">
        <w:r>
          <w:rPr>
            <w:b/>
            <w:bCs/>
            <w:color w:val="404040"/>
            <w:spacing w:val="-1"/>
          </w:rPr>
          <w:delText>Student</w:delText>
        </w:r>
      </w:del>
      <w:del w:id="1733" w:author="果果兔出没" w:date="2024-11-10T21:18:13Z">
        <w:r>
          <w:rPr>
            <w:b/>
            <w:bCs/>
            <w:color w:val="404040"/>
            <w:spacing w:val="4"/>
          </w:rPr>
          <w:delText xml:space="preserve"> </w:delText>
        </w:r>
      </w:del>
      <w:del w:id="1734" w:author="果果兔出没" w:date="2024-11-10T21:18:13Z">
        <w:r>
          <w:rPr>
            <w:b/>
            <w:bCs/>
            <w:color w:val="404040"/>
            <w:spacing w:val="-1"/>
          </w:rPr>
          <w:delText>Envoy</w:delText>
        </w:r>
      </w:del>
      <w:del w:id="1735" w:author="果果兔出没" w:date="2024-11-10T21:18:13Z">
        <w:r>
          <w:rPr>
            <w:color w:val="404040"/>
            <w:spacing w:val="-1"/>
          </w:rPr>
          <w:delText>,</w:delText>
        </w:r>
      </w:del>
      <w:del w:id="1736" w:author="果果兔出没" w:date="2024-11-10T21:18:13Z">
        <w:r>
          <w:rPr>
            <w:color w:val="404040"/>
            <w:spacing w:val="7"/>
          </w:rPr>
          <w:delText xml:space="preserve"> </w:delText>
        </w:r>
      </w:del>
      <w:del w:id="1737" w:author="果果兔出没" w:date="2024-11-10T21:18:13Z">
        <w:r>
          <w:rPr>
            <w:color w:val="404040"/>
            <w:spacing w:val="-1"/>
          </w:rPr>
          <w:delText>CUHK</w:delText>
        </w:r>
      </w:del>
    </w:p>
    <w:p>
      <w:pPr>
        <w:pStyle w:val="2"/>
        <w:spacing w:before="155" w:after="0" w:afterLines="501" w:afterAutospacing="0" w:line="214" w:lineRule="auto"/>
        <w:rPr>
          <w:del w:id="1739" w:author="果果兔出没" w:date="2024-11-10T21:18:13Z"/>
        </w:rPr>
        <w:pPrChange w:id="1738" w:author="果果兔出没" w:date="2024-11-12T15:10:27Z">
          <w:pPr>
            <w:pStyle w:val="2"/>
            <w:spacing w:before="155" w:after="0" w:afterLines="501" w:afterAutospacing="0" w:line="188" w:lineRule="auto"/>
          </w:pPr>
        </w:pPrChange>
      </w:pPr>
      <w:del w:id="1740" w:author="果果兔出没" w:date="2024-11-10T21:18:13Z">
        <w:r>
          <w:rPr/>
          <w:pict>
            <v:shape id="_x0000_s1029" o:spid="_x0000_s1029" style="position:absolute;left:0pt;margin-left:0pt;margin-top:19.3pt;height:0.5pt;width:520.45pt;z-index:251661312;mso-width-relative:page;mso-height-relative:page;" fillcolor="#000000" filled="t" stroked="f" coordsize="10409,10" path="m0,9l10408,9,10408,0,0,0,0,9xe">
              <v:path/>
              <v:fill on="t" focussize="0,0"/>
              <v:stroke on="f"/>
              <v:imagedata o:title=""/>
              <o:lock v:ext="edit"/>
            </v:shape>
          </w:pict>
        </w:r>
      </w:del>
      <w:del w:id="1742" w:author="果果兔出没" w:date="2024-11-10T21:18:13Z">
        <w:r>
          <w:rPr>
            <w:b/>
            <w:bCs/>
            <w:spacing w:val="-2"/>
          </w:rPr>
          <w:delText>SKILLS</w:delText>
        </w:r>
      </w:del>
    </w:p>
    <w:p>
      <w:pPr>
        <w:pStyle w:val="2"/>
        <w:spacing w:before="178" w:after="0" w:afterLines="501" w:afterAutospacing="0" w:line="214" w:lineRule="auto"/>
        <w:ind w:right="8809"/>
        <w:rPr>
          <w:del w:id="1744" w:author="果果兔出没" w:date="2024-11-10T21:18:13Z"/>
        </w:rPr>
        <w:pPrChange w:id="1743" w:author="果果兔出没" w:date="2024-11-12T15:10:27Z">
          <w:pPr>
            <w:pStyle w:val="2"/>
            <w:spacing w:before="178" w:after="0" w:afterLines="501" w:afterAutospacing="0" w:line="275" w:lineRule="auto"/>
            <w:ind w:right="8809"/>
          </w:pPr>
        </w:pPrChange>
      </w:pPr>
      <w:del w:id="1745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34" name="IM 3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" name="IM 34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747" w:author="果果兔出没" w:date="2024-11-10T21:18:13Z">
        <w:r>
          <w:rPr>
            <w:b/>
            <w:bCs/>
            <w:color w:val="404040"/>
            <w:spacing w:val="12"/>
          </w:rPr>
          <w:delText xml:space="preserve">   </w:delText>
        </w:r>
      </w:del>
      <w:del w:id="1748" w:author="果果兔出没" w:date="2024-11-10T21:18:13Z">
        <w:r>
          <w:rPr>
            <w:b/>
            <w:bCs/>
            <w:color w:val="404040"/>
            <w:spacing w:val="-1"/>
          </w:rPr>
          <w:delText>Computer Skills</w:delText>
        </w:r>
      </w:del>
      <w:del w:id="1749" w:author="果果兔出没" w:date="2024-11-10T21:18:13Z">
        <w:r>
          <w:rPr>
            <w:b/>
            <w:bCs/>
            <w:color w:val="404040"/>
          </w:rPr>
          <w:delText xml:space="preserve">  </w:delText>
        </w:r>
      </w:del>
      <w:del w:id="1750" w:author="果果兔出没" w:date="2024-11-10T21:18:13Z">
        <w:r>
          <w:rPr>
            <w:b/>
            <w:bCs/>
            <w:color w:val="404040"/>
            <w:spacing w:val="-1"/>
          </w:rPr>
          <w:delText>Programming:</w:delText>
        </w:r>
      </w:del>
    </w:p>
    <w:p>
      <w:pPr>
        <w:pStyle w:val="2"/>
        <w:spacing w:before="142" w:after="0" w:afterLines="501" w:afterAutospacing="0" w:line="214" w:lineRule="auto"/>
        <w:rPr>
          <w:del w:id="1752" w:author="果果兔出没" w:date="2024-11-10T21:18:13Z"/>
        </w:rPr>
        <w:pPrChange w:id="1751" w:author="果果兔出没" w:date="2024-11-12T15:10:27Z">
          <w:pPr>
            <w:pStyle w:val="2"/>
            <w:spacing w:before="142" w:after="0" w:afterLines="501" w:afterAutospacing="0" w:line="192" w:lineRule="auto"/>
          </w:pPr>
        </w:pPrChange>
      </w:pPr>
      <w:del w:id="1753" w:author="果果兔出没" w:date="2024-11-10T21:18:13Z">
        <w:r>
          <w:rPr>
            <w:color w:val="404040"/>
            <w:spacing w:val="-1"/>
          </w:rPr>
          <w:delText>•</w:delText>
        </w:r>
      </w:del>
      <w:del w:id="1754" w:author="果果兔出没" w:date="2024-11-10T21:18:13Z">
        <w:r>
          <w:rPr>
            <w:color w:val="404040"/>
            <w:spacing w:val="37"/>
          </w:rPr>
          <w:delText xml:space="preserve"> </w:delText>
        </w:r>
      </w:del>
      <w:del w:id="1755" w:author="果果兔出没" w:date="2024-11-10T21:18:13Z">
        <w:r>
          <w:rPr>
            <w:color w:val="404040"/>
            <w:spacing w:val="-1"/>
          </w:rPr>
          <w:delText>Proficient in C programming language and able to develo</w:delText>
        </w:r>
      </w:del>
      <w:del w:id="1756" w:author="果果兔出没" w:date="2024-11-10T21:18:13Z">
        <w:r>
          <w:rPr>
            <w:color w:val="404040"/>
            <w:spacing w:val="-2"/>
          </w:rPr>
          <w:delText>p a small</w:delText>
        </w:r>
      </w:del>
      <w:del w:id="1757" w:author="果果兔出没" w:date="2024-11-10T21:18:13Z">
        <w:r>
          <w:rPr>
            <w:color w:val="404040"/>
            <w:spacing w:val="4"/>
          </w:rPr>
          <w:delText xml:space="preserve"> </w:delText>
        </w:r>
      </w:del>
      <w:del w:id="1758" w:author="果果兔出没" w:date="2024-11-10T21:18:13Z">
        <w:r>
          <w:rPr>
            <w:color w:val="404040"/>
            <w:spacing w:val="-2"/>
          </w:rPr>
          <w:delText>game</w:delText>
        </w:r>
      </w:del>
      <w:del w:id="1759" w:author="果果兔出没" w:date="2024-11-10T21:18:13Z">
        <w:r>
          <w:rPr>
            <w:color w:val="404040"/>
          </w:rPr>
          <w:delText xml:space="preserve"> </w:delText>
        </w:r>
      </w:del>
      <w:del w:id="1760" w:author="果果兔出没" w:date="2024-11-10T21:18:13Z">
        <w:r>
          <w:rPr>
            <w:color w:val="404040"/>
            <w:spacing w:val="-2"/>
          </w:rPr>
          <w:delText>using</w:delText>
        </w:r>
      </w:del>
      <w:del w:id="1761" w:author="果果兔出没" w:date="2024-11-10T21:18:13Z">
        <w:r>
          <w:rPr>
            <w:color w:val="404040"/>
            <w:spacing w:val="3"/>
          </w:rPr>
          <w:delText xml:space="preserve"> </w:delText>
        </w:r>
      </w:del>
      <w:del w:id="1762" w:author="果果兔出没" w:date="2024-11-10T21:18:13Z">
        <w:r>
          <w:rPr>
            <w:color w:val="404040"/>
            <w:spacing w:val="-2"/>
          </w:rPr>
          <w:delText>C</w:delText>
        </w:r>
      </w:del>
      <w:del w:id="1763" w:author="果果兔出没" w:date="2024-11-10T21:18:13Z">
        <w:r>
          <w:rPr>
            <w:color w:val="404040"/>
            <w:spacing w:val="4"/>
          </w:rPr>
          <w:delText xml:space="preserve"> </w:delText>
        </w:r>
      </w:del>
      <w:del w:id="1764" w:author="果果兔出没" w:date="2024-11-10T21:18:13Z">
        <w:r>
          <w:rPr>
            <w:color w:val="404040"/>
            <w:spacing w:val="-2"/>
          </w:rPr>
          <w:delText>language.</w:delText>
        </w:r>
      </w:del>
    </w:p>
    <w:p>
      <w:pPr>
        <w:pStyle w:val="2"/>
        <w:spacing w:before="147" w:after="0" w:afterLines="501" w:afterAutospacing="0" w:line="214" w:lineRule="auto"/>
        <w:rPr>
          <w:del w:id="1766" w:author="果果兔出没" w:date="2024-11-10T21:18:13Z"/>
        </w:rPr>
        <w:pPrChange w:id="1765" w:author="果果兔出没" w:date="2024-11-12T15:10:27Z">
          <w:pPr>
            <w:pStyle w:val="2"/>
            <w:spacing w:before="147" w:after="0" w:afterLines="501" w:afterAutospacing="0" w:line="192" w:lineRule="auto"/>
          </w:pPr>
        </w:pPrChange>
      </w:pPr>
      <w:del w:id="1767" w:author="果果兔出没" w:date="2024-11-10T21:18:13Z">
        <w:r>
          <w:rPr>
            <w:color w:val="404040"/>
            <w:spacing w:val="-1"/>
          </w:rPr>
          <w:delText>•</w:delText>
        </w:r>
      </w:del>
      <w:del w:id="1768" w:author="果果兔出没" w:date="2024-11-10T21:18:13Z">
        <w:r>
          <w:rPr>
            <w:color w:val="404040"/>
            <w:spacing w:val="37"/>
          </w:rPr>
          <w:delText xml:space="preserve"> </w:delText>
        </w:r>
      </w:del>
      <w:del w:id="1769" w:author="果果兔出没" w:date="2024-11-10T21:18:13Z">
        <w:r>
          <w:rPr>
            <w:color w:val="404040"/>
            <w:spacing w:val="-1"/>
          </w:rPr>
          <w:delText>Familiar with C++,</w:delText>
        </w:r>
      </w:del>
      <w:del w:id="1770" w:author="果果兔出没" w:date="2024-11-10T21:18:13Z">
        <w:r>
          <w:rPr>
            <w:color w:val="404040"/>
            <w:spacing w:val="-15"/>
          </w:rPr>
          <w:delText xml:space="preserve"> </w:delText>
        </w:r>
      </w:del>
      <w:del w:id="1771" w:author="果果兔出没" w:date="2024-11-10T21:18:13Z">
        <w:r>
          <w:rPr>
            <w:color w:val="404040"/>
            <w:spacing w:val="-1"/>
          </w:rPr>
          <w:delText>java, matlab, PyTorch, R, and SAS la</w:delText>
        </w:r>
      </w:del>
      <w:del w:id="1772" w:author="果果兔出没" w:date="2024-11-10T21:18:13Z">
        <w:r>
          <w:rPr>
            <w:color w:val="404040"/>
            <w:spacing w:val="-2"/>
          </w:rPr>
          <w:delText>nguage.</w:delText>
        </w:r>
      </w:del>
    </w:p>
    <w:p>
      <w:pPr>
        <w:pStyle w:val="2"/>
        <w:spacing w:before="146" w:after="0" w:afterLines="501" w:afterAutospacing="0" w:line="214" w:lineRule="auto"/>
        <w:rPr>
          <w:del w:id="1774" w:author="果果兔出没" w:date="2024-11-10T21:18:13Z"/>
        </w:rPr>
        <w:pPrChange w:id="1773" w:author="果果兔出没" w:date="2024-11-12T15:10:27Z">
          <w:pPr>
            <w:pStyle w:val="2"/>
            <w:spacing w:before="146" w:after="0" w:afterLines="501" w:afterAutospacing="0" w:line="192" w:lineRule="auto"/>
          </w:pPr>
        </w:pPrChange>
      </w:pPr>
      <w:del w:id="1775" w:author="果果兔出没" w:date="2024-11-10T21:18:13Z">
        <w:r>
          <w:rPr>
            <w:color w:val="404040"/>
            <w:spacing w:val="-1"/>
          </w:rPr>
          <w:delText>•</w:delText>
        </w:r>
      </w:del>
      <w:del w:id="1776" w:author="果果兔出没" w:date="2024-11-10T21:18:13Z">
        <w:r>
          <w:rPr>
            <w:color w:val="404040"/>
            <w:spacing w:val="40"/>
          </w:rPr>
          <w:delText xml:space="preserve"> </w:delText>
        </w:r>
      </w:del>
      <w:del w:id="1777" w:author="果果兔出没" w:date="2024-11-10T21:18:13Z">
        <w:r>
          <w:rPr>
            <w:color w:val="404040"/>
            <w:spacing w:val="-1"/>
          </w:rPr>
          <w:delText>Open source, free computer processor architecture: RISC-V</w:delText>
        </w:r>
      </w:del>
      <w:del w:id="1778" w:author="果果兔出没" w:date="2024-11-10T21:18:13Z">
        <w:r>
          <w:rPr>
            <w:color w:val="404040"/>
            <w:spacing w:val="-11"/>
          </w:rPr>
          <w:delText xml:space="preserve"> </w:delText>
        </w:r>
      </w:del>
      <w:del w:id="1779" w:author="果果兔出没" w:date="2024-11-10T21:18:13Z">
        <w:r>
          <w:rPr>
            <w:color w:val="404040"/>
            <w:spacing w:val="-1"/>
          </w:rPr>
          <w:delText>Ass</w:delText>
        </w:r>
      </w:del>
      <w:del w:id="1780" w:author="果果兔出没" w:date="2024-11-10T21:18:13Z">
        <w:r>
          <w:rPr>
            <w:color w:val="404040"/>
            <w:spacing w:val="-2"/>
          </w:rPr>
          <w:delText>embly Language.</w:delText>
        </w:r>
      </w:del>
    </w:p>
    <w:p>
      <w:pPr>
        <w:pStyle w:val="2"/>
        <w:spacing w:before="146" w:after="0" w:afterLines="501" w:afterAutospacing="0" w:line="214" w:lineRule="auto"/>
        <w:rPr>
          <w:del w:id="1782" w:author="果果兔出没" w:date="2024-11-10T21:18:13Z"/>
        </w:rPr>
        <w:pPrChange w:id="1781" w:author="果果兔出没" w:date="2024-11-12T15:10:27Z">
          <w:pPr>
            <w:pStyle w:val="2"/>
            <w:spacing w:before="146" w:after="0" w:afterLines="501" w:afterAutospacing="0" w:line="192" w:lineRule="auto"/>
          </w:pPr>
        </w:pPrChange>
      </w:pPr>
      <w:del w:id="1783" w:author="果果兔出没" w:date="2024-11-10T21:18:13Z">
        <w:r>
          <w:rPr>
            <w:color w:val="404040"/>
            <w:spacing w:val="-1"/>
          </w:rPr>
          <w:delText>•</w:delText>
        </w:r>
      </w:del>
      <w:del w:id="1784" w:author="果果兔出没" w:date="2024-11-10T21:18:13Z">
        <w:r>
          <w:rPr>
            <w:color w:val="404040"/>
            <w:spacing w:val="45"/>
          </w:rPr>
          <w:delText xml:space="preserve"> </w:delText>
        </w:r>
      </w:del>
      <w:del w:id="1785" w:author="果果兔出没" w:date="2024-11-10T21:18:13Z">
        <w:r>
          <w:rPr>
            <w:color w:val="404040"/>
            <w:spacing w:val="-1"/>
          </w:rPr>
          <w:delText>Knowledge of</w:delText>
        </w:r>
      </w:del>
      <w:del w:id="1786" w:author="果果兔出没" w:date="2024-11-10T21:18:13Z">
        <w:r>
          <w:rPr>
            <w:color w:val="404040"/>
            <w:spacing w:val="-17"/>
          </w:rPr>
          <w:delText xml:space="preserve"> </w:delText>
        </w:r>
      </w:del>
      <w:del w:id="1787" w:author="果果兔出没" w:date="2024-11-10T21:18:13Z">
        <w:r>
          <w:rPr>
            <w:color w:val="404040"/>
            <w:spacing w:val="-1"/>
          </w:rPr>
          <w:delText>operating systems: Linux and Geogebra.</w:delText>
        </w:r>
      </w:del>
    </w:p>
    <w:p>
      <w:pPr>
        <w:pStyle w:val="2"/>
        <w:spacing w:before="147" w:after="0" w:afterLines="501" w:afterAutospacing="0" w:line="214" w:lineRule="auto"/>
        <w:rPr>
          <w:del w:id="1789" w:author="果果兔出没" w:date="2024-11-10T21:18:13Z"/>
        </w:rPr>
        <w:pPrChange w:id="1788" w:author="果果兔出没" w:date="2024-11-12T15:10:27Z">
          <w:pPr>
            <w:pStyle w:val="2"/>
            <w:spacing w:before="147" w:after="0" w:afterLines="501" w:afterAutospacing="0" w:line="192" w:lineRule="auto"/>
          </w:pPr>
        </w:pPrChange>
      </w:pPr>
      <w:del w:id="1790" w:author="果果兔出没" w:date="2024-11-10T21:18:13Z">
        <w:r>
          <w:rPr>
            <w:color w:val="404040"/>
            <w:spacing w:val="-1"/>
          </w:rPr>
          <w:delText>•</w:delText>
        </w:r>
      </w:del>
      <w:del w:id="1791" w:author="果果兔出没" w:date="2024-11-10T21:18:13Z">
        <w:r>
          <w:rPr>
            <w:color w:val="404040"/>
            <w:spacing w:val="37"/>
            <w:w w:val="101"/>
          </w:rPr>
          <w:delText xml:space="preserve"> </w:delText>
        </w:r>
      </w:del>
      <w:del w:id="1792" w:author="果果兔出没" w:date="2024-11-10T21:18:13Z">
        <w:r>
          <w:rPr>
            <w:color w:val="404040"/>
            <w:spacing w:val="-1"/>
          </w:rPr>
          <w:delText xml:space="preserve">Experience with relational databases, including Oracle </w:delText>
        </w:r>
      </w:del>
      <w:del w:id="1793" w:author="果果兔出没" w:date="2024-11-10T21:18:13Z">
        <w:r>
          <w:rPr>
            <w:color w:val="404040"/>
            <w:spacing w:val="-2"/>
          </w:rPr>
          <w:delText>and MySQL.</w:delText>
        </w:r>
      </w:del>
    </w:p>
    <w:p>
      <w:pPr>
        <w:pStyle w:val="2"/>
        <w:spacing w:before="147" w:after="0" w:afterLines="501" w:afterAutospacing="0" w:line="214" w:lineRule="auto"/>
        <w:rPr>
          <w:del w:id="1795" w:author="果果兔出没" w:date="2024-11-10T21:18:13Z"/>
        </w:rPr>
        <w:pPrChange w:id="1794" w:author="果果兔出没" w:date="2024-11-12T15:10:27Z">
          <w:pPr>
            <w:pStyle w:val="2"/>
            <w:spacing w:before="147" w:after="0" w:afterLines="501" w:afterAutospacing="0" w:line="192" w:lineRule="auto"/>
          </w:pPr>
        </w:pPrChange>
      </w:pPr>
      <w:del w:id="1796" w:author="果果兔出没" w:date="2024-11-10T21:18:13Z">
        <w:r>
          <w:rPr>
            <w:color w:val="404040"/>
            <w:spacing w:val="-1"/>
          </w:rPr>
          <w:delText>•  Strong analytical and problem-solving skills, with the ability to troubleshoot is</w:delText>
        </w:r>
      </w:del>
      <w:del w:id="1797" w:author="果果兔出没" w:date="2024-11-10T21:18:13Z">
        <w:r>
          <w:rPr>
            <w:color w:val="404040"/>
            <w:spacing w:val="-2"/>
          </w:rPr>
          <w:delText>sues and provide</w:delText>
        </w:r>
      </w:del>
      <w:del w:id="1798" w:author="果果兔出没" w:date="2024-11-10T21:18:13Z">
        <w:r>
          <w:rPr>
            <w:color w:val="404040"/>
            <w:spacing w:val="6"/>
          </w:rPr>
          <w:delText xml:space="preserve"> </w:delText>
        </w:r>
      </w:del>
      <w:del w:id="1799" w:author="果果兔出没" w:date="2024-11-10T21:18:13Z">
        <w:r>
          <w:rPr>
            <w:color w:val="404040"/>
            <w:spacing w:val="-2"/>
          </w:rPr>
          <w:delText>solutions.</w:delText>
        </w:r>
      </w:del>
    </w:p>
    <w:p>
      <w:pPr>
        <w:pStyle w:val="2"/>
        <w:spacing w:before="154" w:after="0" w:afterLines="501" w:afterAutospacing="0" w:line="214" w:lineRule="auto"/>
        <w:rPr>
          <w:del w:id="1801" w:author="果果兔出没" w:date="2024-11-10T21:18:13Z"/>
        </w:rPr>
        <w:pPrChange w:id="1800" w:author="果果兔出没" w:date="2024-11-12T15:10:27Z">
          <w:pPr>
            <w:pStyle w:val="2"/>
            <w:spacing w:before="154" w:after="0" w:afterLines="501" w:afterAutospacing="0" w:line="189" w:lineRule="auto"/>
          </w:pPr>
        </w:pPrChange>
      </w:pPr>
      <w:del w:id="1802" w:author="果果兔出没" w:date="2024-11-10T21:18:13Z">
        <w:r>
          <w:rPr>
            <w:b/>
            <w:bCs/>
            <w:color w:val="404040"/>
            <w:spacing w:val="-1"/>
          </w:rPr>
          <w:delText>Office Software:</w:delText>
        </w:r>
      </w:del>
    </w:p>
    <w:p>
      <w:pPr>
        <w:pStyle w:val="2"/>
        <w:spacing w:before="48" w:after="0" w:afterLines="501" w:afterAutospacing="0" w:line="214" w:lineRule="auto"/>
        <w:rPr>
          <w:del w:id="1804" w:author="果果兔出没" w:date="2024-11-10T21:18:13Z"/>
        </w:rPr>
        <w:pPrChange w:id="1803" w:author="果果兔出没" w:date="2024-11-12T15:10:27Z">
          <w:pPr>
            <w:pStyle w:val="2"/>
            <w:spacing w:before="48" w:after="0" w:afterLines="501" w:afterAutospacing="0" w:line="312" w:lineRule="exact"/>
          </w:pPr>
        </w:pPrChange>
      </w:pPr>
      <w:del w:id="1805" w:author="果果兔出没" w:date="2024-11-10T21:18:13Z">
        <w:r>
          <w:rPr>
            <w:color w:val="404040"/>
            <w:spacing w:val="-1"/>
            <w:position w:val="5"/>
          </w:rPr>
          <w:delText>•</w:delText>
        </w:r>
      </w:del>
      <w:del w:id="1806" w:author="果果兔出没" w:date="2024-11-10T21:18:13Z">
        <w:r>
          <w:rPr>
            <w:color w:val="404040"/>
            <w:spacing w:val="38"/>
            <w:w w:val="101"/>
            <w:position w:val="5"/>
          </w:rPr>
          <w:delText xml:space="preserve"> </w:delText>
        </w:r>
      </w:del>
      <w:del w:id="1807" w:author="果果兔出没" w:date="2024-11-10T21:18:13Z">
        <w:r>
          <w:rPr>
            <w:color w:val="404040"/>
            <w:spacing w:val="-1"/>
            <w:position w:val="5"/>
          </w:rPr>
          <w:delText>LaTex, Microsoft Office, Excel,</w:delText>
        </w:r>
      </w:del>
      <w:del w:id="1808" w:author="果果兔出没" w:date="2024-11-10T21:18:13Z">
        <w:r>
          <w:rPr/>
          <w:fldChar w:fldCharType="begin"/>
        </w:r>
      </w:del>
      <w:del w:id="1809" w:author="果果兔出没" w:date="2024-11-10T21:18:13Z">
        <w:r>
          <w:rPr/>
          <w:delInstrText xml:space="preserve"> HYPERLINK "https://www.softwaretestinghelp.com/best-free-office-software/" </w:delInstrText>
        </w:r>
      </w:del>
      <w:del w:id="1810" w:author="果果兔出没" w:date="2024-11-10T21:18:13Z">
        <w:r>
          <w:rPr/>
          <w:fldChar w:fldCharType="separate"/>
        </w:r>
      </w:del>
      <w:del w:id="1811" w:author="果果兔出没" w:date="2024-11-10T21:18:13Z">
        <w:r>
          <w:rPr>
            <w:color w:val="404040"/>
            <w:spacing w:val="-1"/>
            <w:position w:val="5"/>
          </w:rPr>
          <w:delText>WPS Office,</w:delText>
        </w:r>
      </w:del>
      <w:del w:id="1812" w:author="果果兔出没" w:date="2024-11-10T21:18:13Z">
        <w:r>
          <w:rPr>
            <w:color w:val="404040"/>
            <w:spacing w:val="-1"/>
            <w:position w:val="5"/>
          </w:rPr>
          <w:fldChar w:fldCharType="end"/>
        </w:r>
      </w:del>
      <w:del w:id="1813" w:author="果果兔出没" w:date="2024-11-10T21:18:13Z">
        <w:r>
          <w:rPr>
            <w:color w:val="404040"/>
            <w:spacing w:val="-1"/>
            <w:position w:val="5"/>
          </w:rPr>
          <w:delText xml:space="preserve"> Adobe Photoshop.</w:delText>
        </w:r>
      </w:del>
    </w:p>
    <w:p>
      <w:pPr>
        <w:pStyle w:val="2"/>
        <w:spacing w:before="96" w:after="0" w:afterLines="501" w:afterAutospacing="0" w:line="214" w:lineRule="auto"/>
        <w:rPr>
          <w:color w:val="404040"/>
          <w:spacing w:val="-1"/>
        </w:rPr>
        <w:pPrChange w:id="1814" w:author="果果兔出没" w:date="2024-11-12T15:10:27Z">
          <w:pPr>
            <w:pStyle w:val="2"/>
            <w:spacing w:before="96" w:after="0" w:afterLines="501" w:afterAutospacing="0" w:line="192" w:lineRule="auto"/>
          </w:pPr>
        </w:pPrChange>
      </w:pPr>
      <w:del w:id="1815" w:author="果果兔出没" w:date="2024-11-10T21:18:13Z">
        <w:r>
          <w:rPr>
            <w:color w:val="404040"/>
            <w:position w:val="1"/>
          </w:rPr>
          <w:drawing>
            <wp:inline distT="0" distB="0" distL="0" distR="0">
              <wp:extent cx="66040" cy="66675"/>
              <wp:effectExtent l="0" t="0" r="0" b="0"/>
              <wp:docPr id="36" name="IM 3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6" name="IM 36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79" cy="672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del w:id="1817" w:author="果果兔出没" w:date="2024-11-10T21:18:13Z">
        <w:r>
          <w:rPr>
            <w:b/>
            <w:bCs/>
            <w:color w:val="404040"/>
            <w:spacing w:val="11"/>
          </w:rPr>
          <w:delText xml:space="preserve">   </w:delText>
        </w:r>
      </w:del>
      <w:del w:id="1818" w:author="果果兔出没" w:date="2024-11-10T21:18:13Z">
        <w:r>
          <w:rPr>
            <w:b/>
            <w:bCs/>
            <w:color w:val="404040"/>
          </w:rPr>
          <w:delText xml:space="preserve">Language: </w:delText>
        </w:r>
      </w:del>
      <w:del w:id="1819" w:author="果果兔出没" w:date="2024-11-10T21:18:13Z">
        <w:r>
          <w:rPr>
            <w:color w:val="404040"/>
          </w:rPr>
          <w:delText>Native in Chinese, Fluent in English, Intermediate in</w:delText>
        </w:r>
      </w:del>
      <w:del w:id="1820" w:author="果果兔出没" w:date="2024-11-10T21:18:13Z">
        <w:r>
          <w:rPr>
            <w:color w:val="404040"/>
            <w:spacing w:val="8"/>
          </w:rPr>
          <w:delText xml:space="preserve"> </w:delText>
        </w:r>
      </w:del>
      <w:del w:id="1821" w:author="果果兔出没" w:date="2024-11-10T21:18:13Z">
        <w:r>
          <w:rPr>
            <w:color w:val="404040"/>
          </w:rPr>
          <w:delText>C</w:delText>
        </w:r>
      </w:del>
      <w:del w:id="1822" w:author="果果兔出没" w:date="2024-11-10T21:18:13Z">
        <w:r>
          <w:rPr>
            <w:color w:val="404040"/>
            <w:spacing w:val="-1"/>
          </w:rPr>
          <w:delText>antonese.</w:delText>
        </w:r>
      </w:del>
    </w:p>
    <w:sectPr>
      <w:footerReference r:id="rId7" w:type="default"/>
      <w:pgSz w:w="11907" w:h="16839"/>
      <w:pgMar w:top="629" w:right="818" w:bottom="400" w:left="67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00" w:lineRule="auto"/>
      <w:rPr>
        <w:ins w:id="0" w:author="果果兔出没" w:date="2024-11-10T21:18:13Z"/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00" w:lineRule="auto"/>
      <w:rPr>
        <w:rFonts w:ascii="Arial"/>
        <w:sz w:val="2"/>
      </w:rPr>
    </w:pPr>
    <w:r>
      <w:pict>
        <v:shape id="_x0000_s2049" o:spid="_x0000_s2049" style="position:absolute;left:0pt;margin-left:33.95pt;margin-top:795.3pt;height:0.5pt;width:520.45pt;mso-position-horizontal-relative:page;mso-position-vertical-relative:page;z-index:251659264;mso-width-relative:page;mso-height-relative:page;" fillcolor="#000000" filled="t" stroked="f" coordsize="10409,10" o:allowincell="f" path="m0,9l10408,9,10408,0,0,0,0,9xe">
          <v:path/>
          <v:fill on="t" focussize="0,0"/>
          <v:stroke on="f"/>
          <v:imagedata o:title=""/>
          <o:lock v:ext="edit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果果兔出没">
    <w15:presenceInfo w15:providerId="WPS Office" w15:userId="42363617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bordersDoNotSurroundHeader w:val="0"/>
  <w:bordersDoNotSurroundFooter w:val="0"/>
  <w:revisionView w:markup="0"/>
  <w:trackRevisions w:val="1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3FDF38DC"/>
    <w:rsid w:val="4F7CC6E9"/>
    <w:rsid w:val="59EF33D2"/>
    <w:rsid w:val="5FF9D963"/>
    <w:rsid w:val="665FA432"/>
    <w:rsid w:val="6E271F27"/>
    <w:rsid w:val="6FEF9BAC"/>
    <w:rsid w:val="6FFDF877"/>
    <w:rsid w:val="736F63CD"/>
    <w:rsid w:val="77FB2FDD"/>
    <w:rsid w:val="7BFBFC51"/>
    <w:rsid w:val="7F6E4D71"/>
    <w:rsid w:val="AF5D8CB4"/>
    <w:rsid w:val="BEF71B13"/>
    <w:rsid w:val="D381E350"/>
    <w:rsid w:val="DDF74308"/>
    <w:rsid w:val="EAFF8357"/>
    <w:rsid w:val="EFFDA712"/>
    <w:rsid w:val="F1EEEC29"/>
    <w:rsid w:val="F4BF3145"/>
    <w:rsid w:val="F778D1B8"/>
    <w:rsid w:val="F8779048"/>
    <w:rsid w:val="FDE3A294"/>
    <w:rsid w:val="FF7D5296"/>
    <w:rsid w:val="FFD74B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6" textRotate="1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1207</Words>
  <Characters>7723</Characters>
  <Lines>1</Lines>
  <Paragraphs>1</Paragraphs>
  <TotalTime>5</TotalTime>
  <ScaleCrop>false</ScaleCrop>
  <LinksUpToDate>false</LinksUpToDate>
  <CharactersWithSpaces>8994</CharactersWithSpaces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2024-11-12T04:59:00Z</dcterms:created>
  <dc:creator>Kingsoft-PDF</dc:creator>
  <cp:lastModifiedBy>果果兔出没</cp:lastModifiedBy>
  <dcterms:modified xsi:type="dcterms:W3CDTF">2024-11-12T15:11:47Z</dcterms:modified>
  <dc:subject>pdfbuilder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2024-11-10T21:00:01Z</vt:filetime>
  </property>
  <property fmtid="{D5CDD505-2E9C-101B-9397-08002B2CF9AE}" pid="4" name="UsrData">
    <vt:lpwstr>6730ae4e38cd2b0020b20d19wl</vt:lpwstr>
  </property>
  <property fmtid="{D5CDD505-2E9C-101B-9397-08002B2CF9AE}" pid="5" name="KSOProductBuildVer">
    <vt:lpwstr>2052-6.7.1.8828</vt:lpwstr>
  </property>
  <property fmtid="{D5CDD505-2E9C-101B-9397-08002B2CF9AE}" pid="6" name="ICV">
    <vt:lpwstr>F911811EA4191C6C44B3306706B8294A_42</vt:lpwstr>
  </property>
</Properties>
</file>